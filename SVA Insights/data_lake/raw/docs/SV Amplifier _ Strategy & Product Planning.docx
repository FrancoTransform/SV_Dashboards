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0" w:firstLine="0"/>
        <w:jc w:val="center"/>
        <w:rPr>
          <w:b w:val="1"/>
          <w:color w:val="212121"/>
          <w:sz w:val="28"/>
          <w:szCs w:val="28"/>
        </w:rPr>
      </w:pPr>
      <w:r w:rsidDel="00000000" w:rsidR="00000000" w:rsidRPr="00000000">
        <w:rPr>
          <w:b w:val="1"/>
          <w:color w:val="212121"/>
          <w:sz w:val="28"/>
          <w:szCs w:val="28"/>
          <w:rtl w:val="0"/>
        </w:rPr>
        <w:t xml:space="preserve">SV Amplifier</w:t>
      </w:r>
    </w:p>
    <w:p w:rsidR="00000000" w:rsidDel="00000000" w:rsidP="00000000" w:rsidRDefault="00000000" w:rsidRPr="00000000" w14:paraId="00000002">
      <w:pPr>
        <w:spacing w:before="240" w:lineRule="auto"/>
        <w:rPr>
          <w:b w:val="1"/>
          <w:color w:val="212121"/>
          <w:sz w:val="24"/>
          <w:szCs w:val="24"/>
        </w:rPr>
      </w:pPr>
      <w:r w:rsidDel="00000000" w:rsidR="00000000" w:rsidRPr="00000000">
        <w:rPr>
          <w:b w:val="1"/>
          <w:color w:val="212121"/>
          <w:sz w:val="24"/>
          <w:szCs w:val="24"/>
          <w:rtl w:val="0"/>
        </w:rPr>
        <w:t xml:space="preserve">SV Accelerator Strike Team:</w:t>
      </w:r>
    </w:p>
    <w:p w:rsidR="00000000" w:rsidDel="00000000" w:rsidP="00000000" w:rsidRDefault="00000000" w:rsidRPr="00000000" w14:paraId="00000003">
      <w:pPr>
        <w:spacing w:before="240" w:lineRule="auto"/>
        <w:ind w:left="720" w:firstLine="0"/>
        <w:rPr>
          <w:b w:val="1"/>
          <w:color w:val="212121"/>
          <w:sz w:val="24"/>
          <w:szCs w:val="24"/>
        </w:rPr>
      </w:pPr>
      <w:r w:rsidDel="00000000" w:rsidR="00000000" w:rsidRPr="00000000">
        <w:rPr>
          <w:b w:val="1"/>
          <w:color w:val="212121"/>
          <w:sz w:val="24"/>
          <w:szCs w:val="24"/>
        </w:rPr>
        <w:drawing>
          <wp:inline distB="114300" distT="114300" distL="114300" distR="114300">
            <wp:extent cx="1428750" cy="14287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8750" cy="1428750"/>
                    </a:xfrm>
                    <a:prstGeom prst="rect"/>
                    <a:ln/>
                  </pic:spPr>
                </pic:pic>
              </a:graphicData>
            </a:graphic>
          </wp:inline>
        </w:drawing>
      </w:r>
      <w:r w:rsidDel="00000000" w:rsidR="00000000" w:rsidRPr="00000000">
        <w:rPr>
          <w:b w:val="1"/>
          <w:color w:val="212121"/>
          <w:sz w:val="24"/>
          <w:szCs w:val="24"/>
          <w:rtl w:val="0"/>
        </w:rPr>
        <w:t xml:space="preserve"> </w:t>
      </w:r>
    </w:p>
    <w:p w:rsidR="00000000" w:rsidDel="00000000" w:rsidP="00000000" w:rsidRDefault="00000000" w:rsidRPr="00000000" w14:paraId="00000004">
      <w:pPr>
        <w:spacing w:before="240" w:lineRule="auto"/>
        <w:ind w:left="0" w:firstLine="0"/>
        <w:rPr>
          <w:b w:val="1"/>
          <w:color w:val="212121"/>
          <w:sz w:val="24"/>
          <w:szCs w:val="24"/>
        </w:rPr>
      </w:pPr>
      <w:r w:rsidDel="00000000" w:rsidR="00000000" w:rsidRPr="00000000">
        <w:rPr>
          <w:b w:val="1"/>
          <w:color w:val="212121"/>
          <w:sz w:val="24"/>
          <w:szCs w:val="24"/>
          <w:rtl w:val="0"/>
        </w:rPr>
        <w:t xml:space="preserve">Table of Contents | Quick links</w:t>
      </w:r>
    </w:p>
    <w:sdt>
      <w:sdtPr>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dzbfu0cfg6d9">
            <w:r w:rsidDel="00000000" w:rsidR="00000000" w:rsidRPr="00000000">
              <w:rPr>
                <w:b w:val="0"/>
                <w:color w:val="1155cc"/>
                <w:u w:val="single"/>
                <w:rtl w:val="0"/>
              </w:rPr>
              <w:t xml:space="preserve">SVA Strategy &amp; Product Planning</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1f3e4vmagba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WHY - Get clear on strategic value &amp; goals for SV &amp; Sequoia</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croc89j39yv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WHAT - Define scope, limitations and product approach</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d6hp5ijyh08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HOW -</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uczju7s63h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WHO -</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t128ez3334t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WHEN -</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aajd6xt56y3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Next Steps</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kh3er9jwayz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Questions | Confirmations: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2"/>
        <w:spacing w:before="240" w:lineRule="auto"/>
        <w:ind w:left="1440" w:firstLine="0"/>
        <w:jc w:val="center"/>
        <w:rPr>
          <w:b w:val="1"/>
          <w:color w:val="1155cc"/>
        </w:rPr>
      </w:pPr>
      <w:bookmarkStart w:colFirst="0" w:colLast="0" w:name="_dzbfu0cfg6d9" w:id="0"/>
      <w:bookmarkEnd w:id="0"/>
      <w:r w:rsidDel="00000000" w:rsidR="00000000" w:rsidRPr="00000000">
        <w:rPr>
          <w:b w:val="1"/>
          <w:color w:val="1155cc"/>
          <w:rtl w:val="0"/>
        </w:rPr>
        <w:t xml:space="preserve">SVA Strategy &amp; Product Planning</w:t>
      </w:r>
    </w:p>
    <w:p w:rsidR="00000000" w:rsidDel="00000000" w:rsidP="00000000" w:rsidRDefault="00000000" w:rsidRPr="00000000" w14:paraId="0000000E">
      <w:pPr>
        <w:pStyle w:val="Heading3"/>
        <w:numPr>
          <w:ilvl w:val="0"/>
          <w:numId w:val="9"/>
        </w:numPr>
        <w:spacing w:after="0" w:afterAutospacing="0" w:before="240" w:lineRule="auto"/>
        <w:ind w:left="720" w:hanging="360"/>
        <w:rPr/>
      </w:pPr>
      <w:bookmarkStart w:colFirst="0" w:colLast="0" w:name="_1f3e4vmagbau" w:id="1"/>
      <w:bookmarkEnd w:id="1"/>
      <w:r w:rsidDel="00000000" w:rsidR="00000000" w:rsidRPr="00000000">
        <w:rPr>
          <w:b w:val="1"/>
          <w:color w:val="1155cc"/>
          <w:rtl w:val="0"/>
        </w:rPr>
        <w:t xml:space="preserve">WHY</w:t>
      </w:r>
      <w:r w:rsidDel="00000000" w:rsidR="00000000" w:rsidRPr="00000000">
        <w:rPr>
          <w:rtl w:val="0"/>
        </w:rPr>
        <w:t xml:space="preserve"> - Get clear on strategic value &amp; goals for SV &amp; Sequoia</w:t>
      </w:r>
    </w:p>
    <w:p w:rsidR="00000000" w:rsidDel="00000000" w:rsidP="00000000" w:rsidRDefault="00000000" w:rsidRPr="00000000" w14:paraId="0000000F">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Strategic Value:</w:t>
      </w:r>
    </w:p>
    <w:p w:rsidR="00000000" w:rsidDel="00000000" w:rsidP="00000000" w:rsidRDefault="00000000" w:rsidRPr="00000000" w14:paraId="00000010">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SV - </w:t>
      </w:r>
    </w:p>
    <w:p w:rsidR="00000000" w:rsidDel="00000000" w:rsidP="00000000" w:rsidRDefault="00000000" w:rsidRPr="00000000" w14:paraId="00000011">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Opp to invest in 20 companies before July 2026</w:t>
      </w:r>
      <w:r w:rsidDel="00000000" w:rsidR="00000000" w:rsidRPr="00000000">
        <w:rPr>
          <w:rtl w:val="0"/>
        </w:rPr>
      </w:r>
    </w:p>
    <w:p w:rsidR="00000000" w:rsidDel="00000000" w:rsidP="00000000" w:rsidRDefault="00000000" w:rsidRPr="00000000" w14:paraId="00000012">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Key Benefit: Improve financial returns (De-risk early stage, Increase ownership) </w:t>
      </w:r>
    </w:p>
    <w:p w:rsidR="00000000" w:rsidDel="00000000" w:rsidP="00000000" w:rsidRDefault="00000000" w:rsidRPr="00000000" w14:paraId="00000013">
      <w:pPr>
        <w:numPr>
          <w:ilvl w:val="3"/>
          <w:numId w:val="9"/>
        </w:numPr>
        <w:spacing w:after="0" w:afterAutospacing="0" w:before="0" w:beforeAutospacing="0" w:lineRule="auto"/>
        <w:ind w:left="2880" w:hanging="360"/>
        <w:rPr>
          <w:color w:val="212121"/>
          <w:sz w:val="24"/>
          <w:szCs w:val="24"/>
          <w:u w:val="none"/>
        </w:rPr>
      </w:pPr>
      <w:r w:rsidDel="00000000" w:rsidR="00000000" w:rsidRPr="00000000">
        <w:rPr>
          <w:color w:val="212121"/>
          <w:sz w:val="24"/>
          <w:szCs w:val="24"/>
          <w:rtl w:val="0"/>
        </w:rPr>
        <w:t xml:space="preserve">Reputational - SV Known </w:t>
      </w:r>
    </w:p>
    <w:p w:rsidR="00000000" w:rsidDel="00000000" w:rsidP="00000000" w:rsidRDefault="00000000" w:rsidRPr="00000000" w14:paraId="00000014">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Sequoia - </w:t>
      </w:r>
    </w:p>
    <w:p w:rsidR="00000000" w:rsidDel="00000000" w:rsidP="00000000" w:rsidRDefault="00000000" w:rsidRPr="00000000" w14:paraId="00000015">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Formal channel for attracting, vetting and engaging emerging vendors</w:t>
      </w:r>
    </w:p>
    <w:p w:rsidR="00000000" w:rsidDel="00000000" w:rsidP="00000000" w:rsidRDefault="00000000" w:rsidRPr="00000000" w14:paraId="00000016">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Position Sequoia as the leader in client innovation</w:t>
      </w:r>
      <w:r w:rsidDel="00000000" w:rsidR="00000000" w:rsidRPr="00000000">
        <w:rPr>
          <w:rtl w:val="0"/>
        </w:rPr>
      </w:r>
    </w:p>
    <w:p w:rsidR="00000000" w:rsidDel="00000000" w:rsidP="00000000" w:rsidRDefault="00000000" w:rsidRPr="00000000" w14:paraId="00000017">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Define Success Metrics</w:t>
      </w:r>
    </w:p>
    <w:p w:rsidR="00000000" w:rsidDel="00000000" w:rsidP="00000000" w:rsidRDefault="00000000" w:rsidRPr="00000000" w14:paraId="00000018">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SV Outcomes Goal: </w:t>
      </w:r>
    </w:p>
    <w:p w:rsidR="00000000" w:rsidDel="00000000" w:rsidP="00000000" w:rsidRDefault="00000000" w:rsidRPr="00000000" w14:paraId="00000019">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Reputational amplification - SV known as the top VC </w:t>
      </w:r>
    </w:p>
    <w:p w:rsidR="00000000" w:rsidDel="00000000" w:rsidP="00000000" w:rsidRDefault="00000000" w:rsidRPr="00000000" w14:paraId="0000001A">
      <w:pPr>
        <w:numPr>
          <w:ilvl w:val="4"/>
          <w:numId w:val="9"/>
        </w:numPr>
        <w:spacing w:after="0" w:afterAutospacing="0" w:before="0" w:beforeAutospacing="0" w:lineRule="auto"/>
        <w:ind w:left="3600" w:hanging="360"/>
        <w:rPr>
          <w:color w:val="212121"/>
          <w:sz w:val="24"/>
          <w:szCs w:val="24"/>
          <w:u w:val="none"/>
        </w:rPr>
      </w:pPr>
      <w:r w:rsidDel="00000000" w:rsidR="00000000" w:rsidRPr="00000000">
        <w:rPr>
          <w:color w:val="212121"/>
          <w:sz w:val="24"/>
          <w:szCs w:val="24"/>
          <w:rtl w:val="0"/>
        </w:rPr>
        <w:t xml:space="preserve">Metrics:</w:t>
      </w:r>
    </w:p>
    <w:p w:rsidR="00000000" w:rsidDel="00000000" w:rsidP="00000000" w:rsidRDefault="00000000" w:rsidRPr="00000000" w14:paraId="0000001B">
      <w:pPr>
        <w:numPr>
          <w:ilvl w:val="3"/>
          <w:numId w:val="9"/>
        </w:numPr>
        <w:spacing w:after="0" w:afterAutospacing="0" w:before="0" w:beforeAutospacing="0" w:lineRule="auto"/>
        <w:ind w:left="2880" w:hanging="360"/>
        <w:rPr>
          <w:color w:val="212121"/>
          <w:sz w:val="24"/>
          <w:szCs w:val="24"/>
          <w:u w:val="none"/>
        </w:rPr>
      </w:pPr>
      <w:r w:rsidDel="00000000" w:rsidR="00000000" w:rsidRPr="00000000">
        <w:rPr>
          <w:color w:val="212121"/>
          <w:sz w:val="24"/>
          <w:szCs w:val="24"/>
          <w:rtl w:val="0"/>
        </w:rPr>
        <w:t xml:space="preserve">Formalized Ecosystem - ## signed on for XYZ with clear defined role (touchpoints) </w:t>
      </w:r>
      <w:r w:rsidDel="00000000" w:rsidR="00000000" w:rsidRPr="00000000">
        <w:rPr>
          <w:color w:val="212121"/>
          <w:sz w:val="24"/>
          <w:szCs w:val="24"/>
          <w:rtl w:val="0"/>
        </w:rPr>
        <w:t xml:space="preserve"> </w:t>
      </w:r>
    </w:p>
    <w:p w:rsidR="00000000" w:rsidDel="00000000" w:rsidP="00000000" w:rsidRDefault="00000000" w:rsidRPr="00000000" w14:paraId="0000001C">
      <w:pPr>
        <w:numPr>
          <w:ilvl w:val="3"/>
          <w:numId w:val="9"/>
        </w:numPr>
        <w:spacing w:after="0" w:afterAutospacing="0" w:before="0" w:beforeAutospacing="0" w:lineRule="auto"/>
        <w:ind w:left="2880" w:hanging="360"/>
        <w:rPr>
          <w:color w:val="212121"/>
          <w:sz w:val="24"/>
          <w:szCs w:val="24"/>
          <w:u w:val="none"/>
        </w:rPr>
      </w:pPr>
      <w:r w:rsidDel="00000000" w:rsidR="00000000" w:rsidRPr="00000000">
        <w:rPr>
          <w:color w:val="212121"/>
          <w:sz w:val="24"/>
          <w:szCs w:val="24"/>
          <w:rtl w:val="0"/>
        </w:rPr>
        <w:t xml:space="preserve">Sourcing Metrics - % / # of companies identified and engaged</w:t>
      </w:r>
    </w:p>
    <w:p w:rsidR="00000000" w:rsidDel="00000000" w:rsidP="00000000" w:rsidRDefault="00000000" w:rsidRPr="00000000" w14:paraId="0000001D">
      <w:pPr>
        <w:numPr>
          <w:ilvl w:val="3"/>
          <w:numId w:val="9"/>
        </w:numPr>
        <w:spacing w:after="0" w:afterAutospacing="0" w:before="0" w:beforeAutospacing="0" w:lineRule="auto"/>
        <w:ind w:left="2880" w:hanging="360"/>
        <w:rPr>
          <w:color w:val="212121"/>
          <w:sz w:val="24"/>
          <w:szCs w:val="24"/>
        </w:rPr>
      </w:pPr>
      <w:r w:rsidDel="00000000" w:rsidR="00000000" w:rsidRPr="00000000">
        <w:rPr>
          <w:b w:val="1"/>
          <w:color w:val="212121"/>
          <w:sz w:val="24"/>
          <w:szCs w:val="24"/>
          <w:highlight w:val="yellow"/>
          <w:rtl w:val="0"/>
        </w:rPr>
        <w:t xml:space="preserve"># of conversions to full SV investment</w:t>
      </w:r>
      <w:r w:rsidDel="00000000" w:rsidR="00000000" w:rsidRPr="00000000">
        <w:rPr>
          <w:color w:val="212121"/>
          <w:sz w:val="24"/>
          <w:szCs w:val="24"/>
          <w:highlight w:val="yellow"/>
          <w:rtl w:val="0"/>
        </w:rPr>
        <w:t xml:space="preserve"> </w:t>
      </w:r>
      <w:r w:rsidDel="00000000" w:rsidR="00000000" w:rsidRPr="00000000">
        <w:rPr>
          <w:color w:val="212121"/>
          <w:sz w:val="24"/>
          <w:szCs w:val="24"/>
          <w:rtl w:val="0"/>
        </w:rPr>
        <w:t xml:space="preserve">– 3-5 of 20 in PY8 targeted for full SV investment.</w:t>
      </w:r>
      <w:r w:rsidDel="00000000" w:rsidR="00000000" w:rsidRPr="00000000">
        <w:rPr>
          <w:rtl w:val="0"/>
        </w:rPr>
      </w:r>
    </w:p>
    <w:p w:rsidR="00000000" w:rsidDel="00000000" w:rsidP="00000000" w:rsidRDefault="00000000" w:rsidRPr="00000000" w14:paraId="0000001E">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Sequoia Rev / ARR post investment</w:t>
      </w:r>
    </w:p>
    <w:p w:rsidR="00000000" w:rsidDel="00000000" w:rsidP="00000000" w:rsidRDefault="00000000" w:rsidRPr="00000000" w14:paraId="0000001F">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Sequoia - </w:t>
      </w:r>
    </w:p>
    <w:p w:rsidR="00000000" w:rsidDel="00000000" w:rsidP="00000000" w:rsidRDefault="00000000" w:rsidRPr="00000000" w14:paraId="00000020">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Identify &amp; engage top vendors for client offerings</w:t>
      </w:r>
    </w:p>
    <w:p w:rsidR="00000000" w:rsidDel="00000000" w:rsidP="00000000" w:rsidRDefault="00000000" w:rsidRPr="00000000" w14:paraId="00000021">
      <w:pPr>
        <w:numPr>
          <w:ilvl w:val="3"/>
          <w:numId w:val="9"/>
        </w:numPr>
        <w:spacing w:before="0" w:beforeAutospacing="0" w:lineRule="auto"/>
        <w:ind w:left="2880" w:hanging="360"/>
        <w:rPr>
          <w:color w:val="212121"/>
          <w:sz w:val="24"/>
          <w:szCs w:val="24"/>
        </w:rPr>
      </w:pPr>
      <w:r w:rsidDel="00000000" w:rsidR="00000000" w:rsidRPr="00000000">
        <w:rPr>
          <w:color w:val="212121"/>
          <w:sz w:val="24"/>
          <w:szCs w:val="24"/>
          <w:rtl w:val="0"/>
        </w:rPr>
        <w:t xml:space="preserve">Educate growth &amp; client service teams on trends / innovations</w:t>
      </w:r>
    </w:p>
    <w:p w:rsidR="00000000" w:rsidDel="00000000" w:rsidP="00000000" w:rsidRDefault="00000000" w:rsidRPr="00000000" w14:paraId="00000022">
      <w:pPr>
        <w:spacing w:before="240" w:lineRule="auto"/>
        <w:ind w:left="2880" w:firstLine="0"/>
        <w:rPr>
          <w:color w:val="212121"/>
          <w:sz w:val="24"/>
          <w:szCs w:val="24"/>
        </w:rPr>
      </w:pPr>
      <w:r w:rsidDel="00000000" w:rsidR="00000000" w:rsidRPr="00000000">
        <w:rPr>
          <w:rtl w:val="0"/>
        </w:rPr>
      </w:r>
    </w:p>
    <w:p w:rsidR="00000000" w:rsidDel="00000000" w:rsidP="00000000" w:rsidRDefault="00000000" w:rsidRPr="00000000" w14:paraId="00000023">
      <w:pPr>
        <w:numPr>
          <w:ilvl w:val="1"/>
          <w:numId w:val="9"/>
        </w:numPr>
        <w:spacing w:after="0" w:afterAutospacing="0" w:before="240" w:lineRule="auto"/>
        <w:ind w:left="1440" w:hanging="360"/>
        <w:rPr>
          <w:color w:val="212121"/>
          <w:sz w:val="24"/>
          <w:szCs w:val="24"/>
        </w:rPr>
      </w:pPr>
      <w:r w:rsidDel="00000000" w:rsidR="00000000" w:rsidRPr="00000000">
        <w:rPr>
          <w:color w:val="212121"/>
          <w:sz w:val="24"/>
          <w:szCs w:val="24"/>
          <w:rtl w:val="0"/>
        </w:rPr>
        <w:t xml:space="preserve">TImeline Approach:</w:t>
      </w:r>
    </w:p>
    <w:p w:rsidR="00000000" w:rsidDel="00000000" w:rsidP="00000000" w:rsidRDefault="00000000" w:rsidRPr="00000000" w14:paraId="00000024">
      <w:pPr>
        <w:numPr>
          <w:ilvl w:val="2"/>
          <w:numId w:val="9"/>
        </w:numPr>
        <w:spacing w:after="0" w:afterAutospacing="0" w:before="0" w:beforeAutospacing="0" w:lineRule="auto"/>
        <w:ind w:left="2160" w:hanging="360"/>
        <w:rPr>
          <w:color w:val="212121"/>
          <w:sz w:val="24"/>
          <w:szCs w:val="24"/>
        </w:rPr>
      </w:pPr>
      <w:r w:rsidDel="00000000" w:rsidR="00000000" w:rsidRPr="00000000">
        <w:rPr>
          <w:b w:val="1"/>
          <w:color w:val="212121"/>
          <w:sz w:val="24"/>
          <w:szCs w:val="24"/>
          <w:rtl w:val="0"/>
        </w:rPr>
        <w:t xml:space="preserve">Needs: </w:t>
      </w:r>
      <w:r w:rsidDel="00000000" w:rsidR="00000000" w:rsidRPr="00000000">
        <w:rPr>
          <w:color w:val="212121"/>
          <w:sz w:val="24"/>
          <w:szCs w:val="24"/>
          <w:rtl w:val="0"/>
        </w:rPr>
        <w:t xml:space="preserve">Publicly announce formal accelerator program ASAP to gain traction with both innovators, especially those building in AI (Sourcing), and potential Fund IV LPs.</w:t>
      </w:r>
    </w:p>
    <w:p w:rsidR="00000000" w:rsidDel="00000000" w:rsidP="00000000" w:rsidRDefault="00000000" w:rsidRPr="00000000" w14:paraId="00000025">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Considerations: </w:t>
      </w:r>
    </w:p>
    <w:p w:rsidR="00000000" w:rsidDel="00000000" w:rsidP="00000000" w:rsidRDefault="00000000" w:rsidRPr="00000000" w14:paraId="00000026">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Transform is a great platform for launching SVA.</w:t>
      </w:r>
    </w:p>
    <w:p w:rsidR="00000000" w:rsidDel="00000000" w:rsidP="00000000" w:rsidRDefault="00000000" w:rsidRPr="00000000" w14:paraId="00000027">
      <w:pPr>
        <w:numPr>
          <w:ilvl w:val="3"/>
          <w:numId w:val="9"/>
        </w:numPr>
        <w:spacing w:after="0" w:afterAutospacing="0" w:before="0" w:beforeAutospacing="0" w:lineRule="auto"/>
        <w:ind w:left="2880" w:hanging="360"/>
        <w:rPr>
          <w:color w:val="212121"/>
          <w:sz w:val="24"/>
          <w:szCs w:val="24"/>
          <w:u w:val="none"/>
        </w:rPr>
      </w:pPr>
      <w:r w:rsidDel="00000000" w:rsidR="00000000" w:rsidRPr="00000000">
        <w:rPr>
          <w:color w:val="212121"/>
          <w:sz w:val="24"/>
          <w:szCs w:val="24"/>
          <w:rtl w:val="0"/>
        </w:rPr>
        <w:t xml:space="preserve">Need time to get buy in from partners</w:t>
      </w:r>
    </w:p>
    <w:p w:rsidR="00000000" w:rsidDel="00000000" w:rsidP="00000000" w:rsidRDefault="00000000" w:rsidRPr="00000000" w14:paraId="00000028">
      <w:pPr>
        <w:numPr>
          <w:ilvl w:val="3"/>
          <w:numId w:val="9"/>
        </w:numPr>
        <w:spacing w:after="0" w:afterAutospacing="0" w:before="0" w:beforeAutospacing="0" w:lineRule="auto"/>
        <w:ind w:left="2880" w:hanging="360"/>
        <w:rPr>
          <w:color w:val="212121"/>
          <w:sz w:val="24"/>
          <w:szCs w:val="24"/>
          <w:u w:val="none"/>
        </w:rPr>
      </w:pPr>
      <w:r w:rsidDel="00000000" w:rsidR="00000000" w:rsidRPr="00000000">
        <w:rPr>
          <w:color w:val="212121"/>
          <w:sz w:val="24"/>
          <w:szCs w:val="24"/>
          <w:rtl w:val="0"/>
        </w:rPr>
        <w:t xml:space="preserve">Need to align program definition and activations with engagement opportunities through EOY.</w:t>
      </w:r>
    </w:p>
    <w:p w:rsidR="00000000" w:rsidDel="00000000" w:rsidP="00000000" w:rsidRDefault="00000000" w:rsidRPr="00000000" w14:paraId="00000029">
      <w:pPr>
        <w:numPr>
          <w:ilvl w:val="3"/>
          <w:numId w:val="9"/>
        </w:numPr>
        <w:spacing w:before="0" w:beforeAutospacing="0" w:lineRule="auto"/>
        <w:ind w:left="2880" w:hanging="360"/>
        <w:rPr>
          <w:color w:val="212121"/>
          <w:sz w:val="24"/>
          <w:szCs w:val="24"/>
          <w:u w:val="none"/>
        </w:rPr>
      </w:pPr>
      <w:r w:rsidDel="00000000" w:rsidR="00000000" w:rsidRPr="00000000">
        <w:rPr>
          <w:color w:val="212121"/>
          <w:sz w:val="24"/>
          <w:szCs w:val="24"/>
          <w:rtl w:val="0"/>
        </w:rPr>
        <w:t xml:space="preserve">Efficiency gains from running grouped cohorts through structure programming. </w:t>
      </w:r>
    </w:p>
    <w:p w:rsidR="00000000" w:rsidDel="00000000" w:rsidP="00000000" w:rsidRDefault="00000000" w:rsidRPr="00000000" w14:paraId="0000002A">
      <w:pPr>
        <w:spacing w:before="240" w:lineRule="auto"/>
        <w:rPr>
          <w:color w:val="212121"/>
          <w:sz w:val="24"/>
          <w:szCs w:val="24"/>
        </w:rPr>
      </w:pPr>
      <w:r w:rsidDel="00000000" w:rsidR="00000000" w:rsidRPr="00000000">
        <w:rPr>
          <w:rtl w:val="0"/>
        </w:rPr>
      </w:r>
    </w:p>
    <w:p w:rsidR="00000000" w:rsidDel="00000000" w:rsidP="00000000" w:rsidRDefault="00000000" w:rsidRPr="00000000" w14:paraId="0000002B">
      <w:pPr>
        <w:spacing w:before="240" w:lineRule="auto"/>
        <w:rPr>
          <w:color w:val="212121"/>
          <w:sz w:val="24"/>
          <w:szCs w:val="24"/>
        </w:rPr>
      </w:pPr>
      <w:r w:rsidDel="00000000" w:rsidR="00000000" w:rsidRPr="00000000">
        <w:rPr>
          <w:color w:val="212121"/>
          <w:sz w:val="24"/>
          <w:szCs w:val="24"/>
          <w:rtl w:val="0"/>
        </w:rPr>
        <w:t xml:space="preserve">Rolling applications, hybrid w/ jump start</w:t>
      </w:r>
    </w:p>
    <w:p w:rsidR="00000000" w:rsidDel="00000000" w:rsidP="00000000" w:rsidRDefault="00000000" w:rsidRPr="00000000" w14:paraId="0000002C">
      <w:pPr>
        <w:spacing w:before="240" w:lineRule="auto"/>
        <w:rPr>
          <w:color w:val="212121"/>
          <w:sz w:val="24"/>
          <w:szCs w:val="24"/>
        </w:rPr>
      </w:pPr>
      <w:r w:rsidDel="00000000" w:rsidR="00000000" w:rsidRPr="00000000">
        <w:rPr>
          <w:color w:val="212121"/>
          <w:sz w:val="24"/>
          <w:szCs w:val="24"/>
          <w:rtl w:val="0"/>
        </w:rPr>
        <w:t xml:space="preserve">Demo Day 2-3x a year, rolling programming aligned to product-market, </w:t>
      </w:r>
    </w:p>
    <w:p w:rsidR="00000000" w:rsidDel="00000000" w:rsidP="00000000" w:rsidRDefault="00000000" w:rsidRPr="00000000" w14:paraId="0000002D">
      <w:pPr>
        <w:spacing w:before="240" w:lineRule="auto"/>
        <w:rPr>
          <w:color w:val="212121"/>
          <w:sz w:val="24"/>
          <w:szCs w:val="24"/>
        </w:rPr>
      </w:pPr>
      <w:r w:rsidDel="00000000" w:rsidR="00000000" w:rsidRPr="00000000">
        <w:rPr>
          <w:rtl w:val="0"/>
        </w:rPr>
      </w:r>
    </w:p>
    <w:p w:rsidR="00000000" w:rsidDel="00000000" w:rsidP="00000000" w:rsidRDefault="00000000" w:rsidRPr="00000000" w14:paraId="0000002E">
      <w:pPr>
        <w:pStyle w:val="Heading3"/>
        <w:numPr>
          <w:ilvl w:val="0"/>
          <w:numId w:val="9"/>
        </w:numPr>
        <w:spacing w:after="0" w:afterAutospacing="0" w:before="240" w:lineRule="auto"/>
        <w:ind w:left="720" w:hanging="360"/>
        <w:rPr/>
      </w:pPr>
      <w:bookmarkStart w:colFirst="0" w:colLast="0" w:name="_croc89j39yvn" w:id="2"/>
      <w:bookmarkEnd w:id="2"/>
      <w:r w:rsidDel="00000000" w:rsidR="00000000" w:rsidRPr="00000000">
        <w:rPr>
          <w:b w:val="1"/>
          <w:color w:val="1155cc"/>
          <w:rtl w:val="0"/>
        </w:rPr>
        <w:t xml:space="preserve">WHAT</w:t>
      </w:r>
      <w:r w:rsidDel="00000000" w:rsidR="00000000" w:rsidRPr="00000000">
        <w:rPr>
          <w:b w:val="1"/>
          <w:rtl w:val="0"/>
        </w:rPr>
        <w:t xml:space="preserve"> </w:t>
      </w:r>
      <w:r w:rsidDel="00000000" w:rsidR="00000000" w:rsidRPr="00000000">
        <w:rPr>
          <w:rtl w:val="0"/>
        </w:rPr>
        <w:t xml:space="preserve">- Define scope, limitations and product approach</w:t>
      </w:r>
    </w:p>
    <w:p w:rsidR="00000000" w:rsidDel="00000000" w:rsidP="00000000" w:rsidRDefault="00000000" w:rsidRPr="00000000" w14:paraId="0000002F">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Terms - costs, </w:t>
      </w:r>
      <w:r w:rsidDel="00000000" w:rsidR="00000000" w:rsidRPr="00000000">
        <w:rPr>
          <w:sz w:val="24"/>
          <w:szCs w:val="24"/>
          <w:rtl w:val="0"/>
        </w:rPr>
        <w:t xml:space="preserve">fees</w:t>
      </w:r>
      <w:r w:rsidDel="00000000" w:rsidR="00000000" w:rsidRPr="00000000">
        <w:rPr>
          <w:color w:val="212121"/>
          <w:sz w:val="24"/>
          <w:szCs w:val="24"/>
          <w:rtl w:val="0"/>
        </w:rPr>
        <w:t xml:space="preserve">, asks for participants</w:t>
      </w:r>
    </w:p>
    <w:p w:rsidR="00000000" w:rsidDel="00000000" w:rsidP="00000000" w:rsidRDefault="00000000" w:rsidRPr="00000000" w14:paraId="00000030">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$50k investment and $100k of granted equity warrants with rights for an additional $500k of investment in Seed/A (is what we discussed and I think is a good placeholder now.  So Fund 3 would reserve $1m of investment ($50k times 20)</w:t>
      </w:r>
      <w:r w:rsidDel="00000000" w:rsidR="00000000" w:rsidRPr="00000000">
        <w:rPr>
          <w:rtl w:val="0"/>
        </w:rPr>
      </w:r>
    </w:p>
    <w:p w:rsidR="00000000" w:rsidDel="00000000" w:rsidP="00000000" w:rsidRDefault="00000000" w:rsidRPr="00000000" w14:paraId="00000031">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CT edit - $</w:t>
      </w:r>
      <w:commentRangeStart w:id="0"/>
      <w:r w:rsidDel="00000000" w:rsidR="00000000" w:rsidRPr="00000000">
        <w:rPr>
          <w:color w:val="212121"/>
          <w:sz w:val="24"/>
          <w:szCs w:val="24"/>
          <w:rtl w:val="0"/>
        </w:rPr>
        <w:t xml:space="preserve">150k</w:t>
      </w:r>
      <w:commentRangeEnd w:id="0"/>
      <w:r w:rsidDel="00000000" w:rsidR="00000000" w:rsidRPr="00000000">
        <w:commentReference w:id="0"/>
      </w:r>
      <w:r w:rsidDel="00000000" w:rsidR="00000000" w:rsidRPr="00000000">
        <w:rPr>
          <w:color w:val="212121"/>
          <w:sz w:val="24"/>
          <w:szCs w:val="24"/>
          <w:rtl w:val="0"/>
        </w:rPr>
        <w:t xml:space="preserve"> of total equity broken into a $50k cash investment and $100k </w:t>
      </w:r>
      <w:commentRangeStart w:id="1"/>
      <w:r w:rsidDel="00000000" w:rsidR="00000000" w:rsidRPr="00000000">
        <w:rPr>
          <w:color w:val="212121"/>
          <w:sz w:val="24"/>
          <w:szCs w:val="24"/>
          <w:rtl w:val="0"/>
        </w:rPr>
        <w:t xml:space="preserve">grant</w:t>
      </w:r>
      <w:commentRangeEnd w:id="1"/>
      <w:r w:rsidDel="00000000" w:rsidR="00000000" w:rsidRPr="00000000">
        <w:commentReference w:id="1"/>
      </w:r>
      <w:r w:rsidDel="00000000" w:rsidR="00000000" w:rsidRPr="00000000">
        <w:rPr>
          <w:color w:val="212121"/>
          <w:sz w:val="24"/>
          <w:szCs w:val="24"/>
          <w:rtl w:val="0"/>
        </w:rPr>
        <w:t xml:space="preserve">. SemperVirens has </w:t>
      </w:r>
      <w:commentRangeStart w:id="2"/>
      <w:r w:rsidDel="00000000" w:rsidR="00000000" w:rsidRPr="00000000">
        <w:rPr>
          <w:color w:val="212121"/>
          <w:sz w:val="24"/>
          <w:szCs w:val="24"/>
          <w:rtl w:val="0"/>
        </w:rPr>
        <w:t xml:space="preserve">pro-rata</w:t>
      </w:r>
      <w:commentRangeEnd w:id="2"/>
      <w:r w:rsidDel="00000000" w:rsidR="00000000" w:rsidRPr="00000000">
        <w:commentReference w:id="2"/>
      </w:r>
      <w:r w:rsidDel="00000000" w:rsidR="00000000" w:rsidRPr="00000000">
        <w:rPr>
          <w:color w:val="212121"/>
          <w:sz w:val="24"/>
          <w:szCs w:val="24"/>
          <w:rtl w:val="0"/>
        </w:rPr>
        <w:t xml:space="preserve"> rights of $500k into the next round of funding. </w:t>
      </w:r>
    </w:p>
    <w:p w:rsidR="00000000" w:rsidDel="00000000" w:rsidP="00000000" w:rsidRDefault="00000000" w:rsidRPr="00000000" w14:paraId="00000032">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Corporate funds for Fund IV</w:t>
      </w:r>
    </w:p>
    <w:p w:rsidR="00000000" w:rsidDel="00000000" w:rsidP="00000000" w:rsidRDefault="00000000" w:rsidRPr="00000000" w14:paraId="00000033">
      <w:pPr>
        <w:numPr>
          <w:ilvl w:val="2"/>
          <w:numId w:val="9"/>
        </w:numPr>
        <w:spacing w:before="0" w:beforeAutospacing="0" w:lineRule="auto"/>
        <w:ind w:left="2160" w:hanging="360"/>
        <w:rPr>
          <w:color w:val="212121"/>
          <w:sz w:val="24"/>
          <w:szCs w:val="24"/>
        </w:rPr>
      </w:pPr>
      <w:r w:rsidDel="00000000" w:rsidR="00000000" w:rsidRPr="00000000">
        <w:rPr>
          <w:rtl w:val="0"/>
        </w:rPr>
      </w:r>
    </w:p>
    <w:p w:rsidR="00000000" w:rsidDel="00000000" w:rsidP="00000000" w:rsidRDefault="00000000" w:rsidRPr="00000000" w14:paraId="00000034">
      <w:pPr>
        <w:spacing w:before="240" w:lineRule="auto"/>
        <w:ind w:left="2520" w:firstLine="0"/>
        <w:rPr>
          <w:color w:val="212121"/>
          <w:sz w:val="24"/>
          <w:szCs w:val="24"/>
        </w:rPr>
      </w:pPr>
      <w:r w:rsidDel="00000000" w:rsidR="00000000" w:rsidRPr="00000000">
        <w:rPr>
          <w:rtl w:val="0"/>
        </w:rPr>
      </w:r>
    </w:p>
    <w:p w:rsidR="00000000" w:rsidDel="00000000" w:rsidP="00000000" w:rsidRDefault="00000000" w:rsidRPr="00000000" w14:paraId="00000035">
      <w:pPr>
        <w:numPr>
          <w:ilvl w:val="1"/>
          <w:numId w:val="9"/>
        </w:numPr>
        <w:spacing w:after="0" w:afterAutospacing="0" w:before="240" w:lineRule="auto"/>
        <w:ind w:left="1440" w:hanging="360"/>
        <w:rPr>
          <w:color w:val="212121"/>
          <w:sz w:val="24"/>
          <w:szCs w:val="24"/>
          <w:highlight w:val="cyan"/>
        </w:rPr>
      </w:pPr>
      <w:r w:rsidDel="00000000" w:rsidR="00000000" w:rsidRPr="00000000">
        <w:rPr>
          <w:color w:val="212121"/>
          <w:sz w:val="24"/>
          <w:szCs w:val="24"/>
          <w:highlight w:val="cyan"/>
          <w:rtl w:val="0"/>
        </w:rPr>
        <w:t xml:space="preserve">Yes / No’s for product scope</w:t>
      </w:r>
    </w:p>
    <w:p w:rsidR="00000000" w:rsidDel="00000000" w:rsidP="00000000" w:rsidRDefault="00000000" w:rsidRPr="00000000" w14:paraId="00000036">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Define Boundaries for how much of the ecosystem we unlock for the accelerator terms (i.e. $50k++) vs. investing directly and unleashing the ecosystem for full investments.</w:t>
      </w:r>
    </w:p>
    <w:p w:rsidR="00000000" w:rsidDel="00000000" w:rsidP="00000000" w:rsidRDefault="00000000" w:rsidRPr="00000000" w14:paraId="00000037">
      <w:pPr>
        <w:numPr>
          <w:ilvl w:val="2"/>
          <w:numId w:val="9"/>
        </w:numPr>
        <w:spacing w:before="0" w:beforeAutospacing="0" w:lineRule="auto"/>
        <w:ind w:left="2160" w:hanging="360"/>
        <w:rPr>
          <w:color w:val="212121"/>
          <w:sz w:val="24"/>
          <w:szCs w:val="24"/>
        </w:rPr>
      </w:pPr>
      <w:r w:rsidDel="00000000" w:rsidR="00000000" w:rsidRPr="00000000">
        <w:rPr>
          <w:color w:val="212121"/>
          <w:sz w:val="24"/>
          <w:szCs w:val="24"/>
          <w:rtl w:val="0"/>
        </w:rPr>
        <w:t xml:space="preserve">Capacity &amp; resource considerations for product activations</w:t>
      </w:r>
    </w:p>
    <w:p w:rsidR="00000000" w:rsidDel="00000000" w:rsidP="00000000" w:rsidRDefault="00000000" w:rsidRPr="00000000" w14:paraId="00000038">
      <w:pPr>
        <w:spacing w:before="240" w:lineRule="auto"/>
        <w:rPr>
          <w:color w:val="212121"/>
          <w:sz w:val="24"/>
          <w:szCs w:val="24"/>
        </w:rPr>
      </w:pPr>
      <w:r w:rsidDel="00000000" w:rsidR="00000000" w:rsidRPr="00000000">
        <w:rPr>
          <w:rtl w:val="0"/>
        </w:rPr>
      </w:r>
    </w:p>
    <w:p w:rsidR="00000000" w:rsidDel="00000000" w:rsidP="00000000" w:rsidRDefault="00000000" w:rsidRPr="00000000" w14:paraId="00000039">
      <w:pPr>
        <w:pStyle w:val="Heading3"/>
        <w:numPr>
          <w:ilvl w:val="0"/>
          <w:numId w:val="9"/>
        </w:numPr>
        <w:spacing w:after="0" w:afterAutospacing="0" w:before="240" w:lineRule="auto"/>
        <w:ind w:left="720" w:hanging="360"/>
        <w:rPr>
          <w:b w:val="1"/>
        </w:rPr>
      </w:pPr>
      <w:bookmarkStart w:colFirst="0" w:colLast="0" w:name="_d6hp5ijyh08z" w:id="3"/>
      <w:bookmarkEnd w:id="3"/>
      <w:r w:rsidDel="00000000" w:rsidR="00000000" w:rsidRPr="00000000">
        <w:rPr>
          <w:b w:val="1"/>
          <w:color w:val="1155cc"/>
          <w:rtl w:val="0"/>
        </w:rPr>
        <w:t xml:space="preserve">HOW</w:t>
      </w:r>
      <w:r w:rsidDel="00000000" w:rsidR="00000000" w:rsidRPr="00000000">
        <w:rPr>
          <w:rtl w:val="0"/>
        </w:rPr>
        <w:t xml:space="preserve"> -</w:t>
      </w:r>
    </w:p>
    <w:p w:rsidR="00000000" w:rsidDel="00000000" w:rsidP="00000000" w:rsidRDefault="00000000" w:rsidRPr="00000000" w14:paraId="0000003A">
      <w:pPr>
        <w:numPr>
          <w:ilvl w:val="1"/>
          <w:numId w:val="9"/>
        </w:numPr>
        <w:ind w:left="1440" w:hanging="360"/>
        <w:rPr>
          <w:sz w:val="24"/>
          <w:szCs w:val="24"/>
        </w:rPr>
      </w:pPr>
      <w:r w:rsidDel="00000000" w:rsidR="00000000" w:rsidRPr="00000000">
        <w:rPr>
          <w:sz w:val="24"/>
          <w:szCs w:val="24"/>
          <w:rtl w:val="0"/>
        </w:rPr>
        <w:t xml:space="preserve">Operational Goals:</w:t>
      </w:r>
    </w:p>
    <w:p w:rsidR="00000000" w:rsidDel="00000000" w:rsidP="00000000" w:rsidRDefault="00000000" w:rsidRPr="00000000" w14:paraId="0000003B">
      <w:pPr>
        <w:numPr>
          <w:ilvl w:val="2"/>
          <w:numId w:val="9"/>
        </w:numPr>
        <w:ind w:left="2160" w:hanging="360"/>
        <w:rPr>
          <w:sz w:val="24"/>
          <w:szCs w:val="24"/>
        </w:rPr>
      </w:pPr>
      <w:r w:rsidDel="00000000" w:rsidR="00000000" w:rsidRPr="00000000">
        <w:rPr>
          <w:sz w:val="24"/>
          <w:szCs w:val="24"/>
          <w:rtl w:val="0"/>
        </w:rPr>
        <w:t xml:space="preserve">10 participants in 2025, 10 in 2026</w:t>
      </w:r>
    </w:p>
    <w:p w:rsidR="00000000" w:rsidDel="00000000" w:rsidP="00000000" w:rsidRDefault="00000000" w:rsidRPr="00000000" w14:paraId="0000003C">
      <w:pPr>
        <w:numPr>
          <w:ilvl w:val="2"/>
          <w:numId w:val="9"/>
        </w:numPr>
        <w:ind w:left="2160" w:hanging="360"/>
        <w:rPr>
          <w:sz w:val="24"/>
          <w:szCs w:val="24"/>
        </w:rPr>
      </w:pPr>
      <w:r w:rsidDel="00000000" w:rsidR="00000000" w:rsidRPr="00000000">
        <w:rPr>
          <w:sz w:val="24"/>
          <w:szCs w:val="24"/>
          <w:rtl w:val="0"/>
        </w:rPr>
        <w:t xml:space="preserve">100 applications for 2025, 100+ applications for 2026</w:t>
      </w:r>
      <w:r w:rsidDel="00000000" w:rsidR="00000000" w:rsidRPr="00000000">
        <w:rPr>
          <w:rtl w:val="0"/>
        </w:rPr>
      </w:r>
    </w:p>
    <w:p w:rsidR="00000000" w:rsidDel="00000000" w:rsidP="00000000" w:rsidRDefault="00000000" w:rsidRPr="00000000" w14:paraId="0000003D">
      <w:pPr>
        <w:numPr>
          <w:ilvl w:val="1"/>
          <w:numId w:val="9"/>
        </w:numPr>
        <w:ind w:left="1440" w:hanging="360"/>
        <w:rPr>
          <w:sz w:val="24"/>
          <w:szCs w:val="24"/>
        </w:rPr>
      </w:pPr>
      <w:r w:rsidDel="00000000" w:rsidR="00000000" w:rsidRPr="00000000">
        <w:rPr>
          <w:sz w:val="24"/>
          <w:szCs w:val="24"/>
          <w:rtl w:val="0"/>
        </w:rPr>
        <w:t xml:space="preserve">Announcements:</w:t>
      </w:r>
    </w:p>
    <w:p w:rsidR="00000000" w:rsidDel="00000000" w:rsidP="00000000" w:rsidRDefault="00000000" w:rsidRPr="00000000" w14:paraId="0000003E">
      <w:pPr>
        <w:numPr>
          <w:ilvl w:val="2"/>
          <w:numId w:val="9"/>
        </w:numPr>
        <w:ind w:left="2160" w:hanging="360"/>
        <w:rPr>
          <w:sz w:val="24"/>
          <w:szCs w:val="24"/>
          <w:u w:val="none"/>
        </w:rPr>
      </w:pPr>
      <w:r w:rsidDel="00000000" w:rsidR="00000000" w:rsidRPr="00000000">
        <w:rPr>
          <w:sz w:val="24"/>
          <w:szCs w:val="24"/>
          <w:rtl w:val="0"/>
        </w:rPr>
        <w:t xml:space="preserve">. </w:t>
      </w:r>
    </w:p>
    <w:p w:rsidR="00000000" w:rsidDel="00000000" w:rsidP="00000000" w:rsidRDefault="00000000" w:rsidRPr="00000000" w14:paraId="0000003F">
      <w:pPr>
        <w:numPr>
          <w:ilvl w:val="1"/>
          <w:numId w:val="9"/>
        </w:numPr>
        <w:ind w:left="1440" w:hanging="360"/>
        <w:rPr>
          <w:sz w:val="24"/>
          <w:szCs w:val="24"/>
        </w:rPr>
      </w:pPr>
      <w:r w:rsidDel="00000000" w:rsidR="00000000" w:rsidRPr="00000000">
        <w:rPr>
          <w:sz w:val="24"/>
          <w:szCs w:val="24"/>
          <w:rtl w:val="0"/>
        </w:rPr>
        <w:t xml:space="preserve">Application Materials:</w:t>
      </w:r>
    </w:p>
    <w:p w:rsidR="00000000" w:rsidDel="00000000" w:rsidP="00000000" w:rsidRDefault="00000000" w:rsidRPr="00000000" w14:paraId="00000040">
      <w:pPr>
        <w:numPr>
          <w:ilvl w:val="2"/>
          <w:numId w:val="9"/>
        </w:numPr>
        <w:ind w:left="2160" w:hanging="360"/>
        <w:rPr>
          <w:i w:val="1"/>
          <w:sz w:val="24"/>
          <w:szCs w:val="24"/>
        </w:rPr>
      </w:pPr>
      <w:hyperlink r:id="rId8">
        <w:r w:rsidDel="00000000" w:rsidR="00000000" w:rsidRPr="00000000">
          <w:rPr>
            <w:i w:val="1"/>
            <w:color w:val="0000ee"/>
            <w:sz w:val="24"/>
            <w:szCs w:val="24"/>
            <w:u w:val="single"/>
            <w:rtl w:val="0"/>
          </w:rPr>
          <w:t xml:space="preserve">SV Accelerator Application Materials</w:t>
        </w:r>
      </w:hyperlink>
      <w:r w:rsidDel="00000000" w:rsidR="00000000" w:rsidRPr="00000000">
        <w:rPr>
          <w:rtl w:val="0"/>
        </w:rPr>
      </w:r>
    </w:p>
    <w:p w:rsidR="00000000" w:rsidDel="00000000" w:rsidP="00000000" w:rsidRDefault="00000000" w:rsidRPr="00000000" w14:paraId="00000041">
      <w:pPr>
        <w:numPr>
          <w:ilvl w:val="2"/>
          <w:numId w:val="9"/>
        </w:numPr>
        <w:ind w:left="2160" w:hanging="360"/>
        <w:rPr>
          <w:i w:val="1"/>
          <w:sz w:val="24"/>
          <w:szCs w:val="24"/>
        </w:rPr>
      </w:pPr>
      <w:r w:rsidDel="00000000" w:rsidR="00000000" w:rsidRPr="00000000">
        <w:rPr>
          <w:i w:val="1"/>
          <w:sz w:val="24"/>
          <w:szCs w:val="24"/>
          <w:rtl w:val="0"/>
        </w:rPr>
        <w:t xml:space="preserve">Reference PTP,</w:t>
      </w:r>
      <w:hyperlink r:id="rId9">
        <w:r w:rsidDel="00000000" w:rsidR="00000000" w:rsidRPr="00000000">
          <w:rPr>
            <w:i w:val="1"/>
            <w:color w:val="1155cc"/>
            <w:sz w:val="24"/>
            <w:szCs w:val="24"/>
            <w:u w:val="single"/>
            <w:rtl w:val="0"/>
          </w:rPr>
          <w:t xml:space="preserve"> Sequoia RFI</w:t>
        </w:r>
      </w:hyperlink>
      <w:r w:rsidDel="00000000" w:rsidR="00000000" w:rsidRPr="00000000">
        <w:rPr>
          <w:rtl w:val="0"/>
        </w:rPr>
      </w:r>
    </w:p>
    <w:p w:rsidR="00000000" w:rsidDel="00000000" w:rsidP="00000000" w:rsidRDefault="00000000" w:rsidRPr="00000000" w14:paraId="00000042">
      <w:pPr>
        <w:numPr>
          <w:ilvl w:val="1"/>
          <w:numId w:val="9"/>
        </w:numPr>
        <w:ind w:left="1440" w:hanging="360"/>
        <w:rPr>
          <w:sz w:val="24"/>
          <w:szCs w:val="24"/>
        </w:rPr>
      </w:pPr>
      <w:r w:rsidDel="00000000" w:rsidR="00000000" w:rsidRPr="00000000">
        <w:rPr>
          <w:sz w:val="24"/>
          <w:szCs w:val="24"/>
          <w:rtl w:val="0"/>
        </w:rPr>
        <w:t xml:space="preserve">Application Process: </w:t>
      </w:r>
    </w:p>
    <w:p w:rsidR="00000000" w:rsidDel="00000000" w:rsidP="00000000" w:rsidRDefault="00000000" w:rsidRPr="00000000" w14:paraId="00000043">
      <w:pPr>
        <w:numPr>
          <w:ilvl w:val="2"/>
          <w:numId w:val="9"/>
        </w:numPr>
        <w:ind w:left="2160" w:hanging="360"/>
        <w:rPr>
          <w:sz w:val="24"/>
          <w:szCs w:val="24"/>
        </w:rPr>
      </w:pPr>
      <w:r w:rsidDel="00000000" w:rsidR="00000000" w:rsidRPr="00000000">
        <w:rPr>
          <w:sz w:val="24"/>
          <w:szCs w:val="24"/>
          <w:rtl w:val="0"/>
        </w:rPr>
        <w:t xml:space="preserve">Submissions via branded form (Typeform?)</w:t>
      </w:r>
    </w:p>
    <w:p w:rsidR="00000000" w:rsidDel="00000000" w:rsidP="00000000" w:rsidRDefault="00000000" w:rsidRPr="00000000" w14:paraId="00000044">
      <w:pPr>
        <w:numPr>
          <w:ilvl w:val="2"/>
          <w:numId w:val="9"/>
        </w:numPr>
        <w:ind w:left="2160" w:hanging="360"/>
        <w:rPr>
          <w:sz w:val="24"/>
          <w:szCs w:val="24"/>
        </w:rPr>
      </w:pPr>
      <w:r w:rsidDel="00000000" w:rsidR="00000000" w:rsidRPr="00000000">
        <w:rPr>
          <w:sz w:val="24"/>
          <w:szCs w:val="24"/>
          <w:rtl w:val="0"/>
        </w:rPr>
        <w:t xml:space="preserve">Integrated across centralized database</w:t>
      </w:r>
    </w:p>
    <w:p w:rsidR="00000000" w:rsidDel="00000000" w:rsidP="00000000" w:rsidRDefault="00000000" w:rsidRPr="00000000" w14:paraId="00000045">
      <w:pPr>
        <w:numPr>
          <w:ilvl w:val="2"/>
          <w:numId w:val="9"/>
        </w:numPr>
        <w:ind w:left="2160" w:hanging="360"/>
        <w:rPr>
          <w:sz w:val="24"/>
          <w:szCs w:val="24"/>
          <w:u w:val="none"/>
        </w:rPr>
      </w:pPr>
      <w:r w:rsidDel="00000000" w:rsidR="00000000" w:rsidRPr="00000000">
        <w:rPr>
          <w:rtl w:val="0"/>
        </w:rPr>
      </w:r>
    </w:p>
    <w:p w:rsidR="00000000" w:rsidDel="00000000" w:rsidP="00000000" w:rsidRDefault="00000000" w:rsidRPr="00000000" w14:paraId="00000046">
      <w:pPr>
        <w:numPr>
          <w:ilvl w:val="2"/>
          <w:numId w:val="9"/>
        </w:numPr>
        <w:ind w:left="2160" w:hanging="360"/>
        <w:rPr>
          <w:sz w:val="24"/>
          <w:szCs w:val="24"/>
        </w:rPr>
      </w:pPr>
      <w:r w:rsidDel="00000000" w:rsidR="00000000" w:rsidRPr="00000000">
        <w:rPr>
          <w:i w:val="1"/>
          <w:color w:val="1155cc"/>
          <w:sz w:val="24"/>
          <w:szCs w:val="24"/>
          <w:rtl w:val="0"/>
        </w:rPr>
        <w:t xml:space="preserve">CEO Rubric - Raquel/Colin</w:t>
      </w:r>
    </w:p>
    <w:p w:rsidR="00000000" w:rsidDel="00000000" w:rsidP="00000000" w:rsidRDefault="00000000" w:rsidRPr="00000000" w14:paraId="00000047">
      <w:pPr>
        <w:numPr>
          <w:ilvl w:val="1"/>
          <w:numId w:val="9"/>
        </w:numPr>
        <w:ind w:left="1440" w:hanging="360"/>
        <w:rPr>
          <w:i w:val="1"/>
          <w:color w:val="1155cc"/>
          <w:sz w:val="24"/>
          <w:szCs w:val="24"/>
          <w:u w:val="none"/>
        </w:rPr>
      </w:pPr>
      <w:r w:rsidDel="00000000" w:rsidR="00000000" w:rsidRPr="00000000">
        <w:rPr>
          <w:i w:val="1"/>
          <w:color w:val="1155cc"/>
          <w:sz w:val="24"/>
          <w:szCs w:val="24"/>
          <w:rtl w:val="0"/>
        </w:rPr>
        <w:t xml:space="preserve">Tech Tools</w:t>
      </w:r>
    </w:p>
    <w:p w:rsidR="00000000" w:rsidDel="00000000" w:rsidP="00000000" w:rsidRDefault="00000000" w:rsidRPr="00000000" w14:paraId="00000048">
      <w:pPr>
        <w:numPr>
          <w:ilvl w:val="2"/>
          <w:numId w:val="9"/>
        </w:numPr>
        <w:ind w:left="2160" w:hanging="360"/>
        <w:rPr>
          <w:i w:val="1"/>
          <w:color w:val="1155cc"/>
          <w:sz w:val="24"/>
          <w:szCs w:val="24"/>
          <w:u w:val="none"/>
        </w:rPr>
      </w:pPr>
      <w:r w:rsidDel="00000000" w:rsidR="00000000" w:rsidRPr="00000000">
        <w:rPr>
          <w:i w:val="1"/>
          <w:color w:val="1155cc"/>
          <w:sz w:val="24"/>
          <w:szCs w:val="24"/>
          <w:rtl w:val="0"/>
        </w:rPr>
        <w:t xml:space="preserve">AI (notes, feedback, scorecards, etc.)</w:t>
      </w:r>
    </w:p>
    <w:p w:rsidR="00000000" w:rsidDel="00000000" w:rsidP="00000000" w:rsidRDefault="00000000" w:rsidRPr="00000000" w14:paraId="00000049">
      <w:pPr>
        <w:ind w:left="1440" w:firstLine="0"/>
        <w:rPr>
          <w:sz w:val="24"/>
          <w:szCs w:val="24"/>
        </w:rPr>
      </w:pPr>
      <w:r w:rsidDel="00000000" w:rsidR="00000000" w:rsidRPr="00000000">
        <w:rPr>
          <w:rtl w:val="0"/>
        </w:rPr>
      </w:r>
    </w:p>
    <w:p w:rsidR="00000000" w:rsidDel="00000000" w:rsidP="00000000" w:rsidRDefault="00000000" w:rsidRPr="00000000" w14:paraId="0000004A">
      <w:pPr>
        <w:numPr>
          <w:ilvl w:val="1"/>
          <w:numId w:val="9"/>
        </w:numPr>
        <w:ind w:left="1440" w:hanging="360"/>
        <w:rPr>
          <w:sz w:val="24"/>
          <w:szCs w:val="24"/>
        </w:rPr>
      </w:pPr>
      <w:r w:rsidDel="00000000" w:rsidR="00000000" w:rsidRPr="00000000">
        <w:rPr>
          <w:sz w:val="24"/>
          <w:szCs w:val="24"/>
          <w:rtl w:val="0"/>
        </w:rPr>
        <w:t xml:space="preserve">Participant Selections | Due Diligence :</w:t>
      </w:r>
    </w:p>
    <w:p w:rsidR="00000000" w:rsidDel="00000000" w:rsidP="00000000" w:rsidRDefault="00000000" w:rsidRPr="00000000" w14:paraId="0000004B">
      <w:pPr>
        <w:numPr>
          <w:ilvl w:val="2"/>
          <w:numId w:val="9"/>
        </w:numPr>
        <w:spacing w:after="0" w:afterAutospacing="0"/>
        <w:ind w:left="2160" w:hanging="360"/>
        <w:rPr>
          <w:sz w:val="24"/>
          <w:szCs w:val="24"/>
          <w:highlight w:val="yellow"/>
        </w:rPr>
      </w:pPr>
      <w:r w:rsidDel="00000000" w:rsidR="00000000" w:rsidRPr="00000000">
        <w:rPr>
          <w:sz w:val="24"/>
          <w:szCs w:val="24"/>
          <w:highlight w:val="yellow"/>
          <w:rtl w:val="0"/>
        </w:rPr>
        <w:t xml:space="preserve">Define Diligence Group</w:t>
      </w:r>
      <w:r w:rsidDel="00000000" w:rsidR="00000000" w:rsidRPr="00000000">
        <w:rPr>
          <w:rtl w:val="0"/>
        </w:rPr>
      </w:r>
    </w:p>
    <w:p w:rsidR="00000000" w:rsidDel="00000000" w:rsidP="00000000" w:rsidRDefault="00000000" w:rsidRPr="00000000" w14:paraId="0000004C">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Who is on the screening committee? </w:t>
      </w:r>
      <w:r w:rsidDel="00000000" w:rsidR="00000000" w:rsidRPr="00000000">
        <w:rPr>
          <w:rtl w:val="0"/>
        </w:rPr>
      </w:r>
    </w:p>
    <w:p w:rsidR="00000000" w:rsidDel="00000000" w:rsidP="00000000" w:rsidRDefault="00000000" w:rsidRPr="00000000" w14:paraId="0000004D">
      <w:pPr>
        <w:numPr>
          <w:ilvl w:val="3"/>
          <w:numId w:val="9"/>
        </w:numPr>
        <w:spacing w:after="0" w:afterAutospacing="0" w:before="0" w:beforeAutospacing="0" w:lineRule="auto"/>
        <w:ind w:left="2880" w:hanging="360"/>
        <w:rPr>
          <w:color w:val="212121"/>
          <w:sz w:val="24"/>
          <w:szCs w:val="24"/>
        </w:rPr>
      </w:pPr>
      <w:r w:rsidDel="00000000" w:rsidR="00000000" w:rsidRPr="00000000">
        <w:rPr>
          <w:color w:val="212121"/>
          <w:sz w:val="24"/>
          <w:szCs w:val="24"/>
          <w:rtl w:val="0"/>
        </w:rPr>
        <w:t xml:space="preserve">Is there a target "sector" allocation we want across the 10 companies? </w:t>
      </w:r>
    </w:p>
    <w:p w:rsidR="00000000" w:rsidDel="00000000" w:rsidP="00000000" w:rsidRDefault="00000000" w:rsidRPr="00000000" w14:paraId="0000004E">
      <w:pPr>
        <w:numPr>
          <w:ilvl w:val="2"/>
          <w:numId w:val="9"/>
        </w:numPr>
        <w:ind w:left="2160" w:hanging="360"/>
        <w:rPr>
          <w:sz w:val="24"/>
          <w:szCs w:val="24"/>
        </w:rPr>
      </w:pPr>
      <w:r w:rsidDel="00000000" w:rsidR="00000000" w:rsidRPr="00000000">
        <w:rPr>
          <w:sz w:val="24"/>
          <w:szCs w:val="24"/>
          <w:rtl w:val="0"/>
        </w:rPr>
        <w:t xml:space="preserve">Application scorecard Materials: </w:t>
      </w:r>
    </w:p>
    <w:p w:rsidR="00000000" w:rsidDel="00000000" w:rsidP="00000000" w:rsidRDefault="00000000" w:rsidRPr="00000000" w14:paraId="0000004F">
      <w:pPr>
        <w:ind w:left="2160" w:firstLine="0"/>
        <w:rPr>
          <w:sz w:val="24"/>
          <w:szCs w:val="24"/>
        </w:rPr>
      </w:pPr>
      <w:hyperlink r:id="rId10">
        <w:r w:rsidDel="00000000" w:rsidR="00000000" w:rsidRPr="00000000">
          <w:rPr>
            <w:color w:val="0000ee"/>
            <w:sz w:val="24"/>
            <w:szCs w:val="24"/>
            <w:u w:val="single"/>
            <w:rtl w:val="0"/>
          </w:rPr>
          <w:t xml:space="preserve">SV Accelerator Application Selections Scorecard</w:t>
        </w:r>
      </w:hyperlink>
      <w:r w:rsidDel="00000000" w:rsidR="00000000" w:rsidRPr="00000000">
        <w:rPr>
          <w:rtl w:val="0"/>
        </w:rPr>
      </w:r>
    </w:p>
    <w:p w:rsidR="00000000" w:rsidDel="00000000" w:rsidP="00000000" w:rsidRDefault="00000000" w:rsidRPr="00000000" w14:paraId="00000050">
      <w:pPr>
        <w:numPr>
          <w:ilvl w:val="3"/>
          <w:numId w:val="9"/>
        </w:numPr>
        <w:spacing w:after="0" w:afterAutospacing="0" w:before="240" w:lineRule="auto"/>
        <w:ind w:left="2880" w:hanging="360"/>
        <w:rPr>
          <w:color w:val="212121"/>
          <w:sz w:val="24"/>
          <w:szCs w:val="24"/>
          <w:highlight w:val="yellow"/>
        </w:rPr>
      </w:pPr>
      <w:r w:rsidDel="00000000" w:rsidR="00000000" w:rsidRPr="00000000">
        <w:rPr>
          <w:color w:val="212121"/>
          <w:sz w:val="24"/>
          <w:szCs w:val="24"/>
          <w:highlight w:val="yellow"/>
          <w:rtl w:val="0"/>
        </w:rPr>
        <w:t xml:space="preserve">What insights / data SV wants to gain from program participation</w:t>
      </w:r>
    </w:p>
    <w:p w:rsidR="00000000" w:rsidDel="00000000" w:rsidP="00000000" w:rsidRDefault="00000000" w:rsidRPr="00000000" w14:paraId="00000051">
      <w:pPr>
        <w:numPr>
          <w:ilvl w:val="4"/>
          <w:numId w:val="9"/>
        </w:numPr>
        <w:spacing w:after="0" w:afterAutospacing="0" w:before="0" w:beforeAutospacing="0" w:lineRule="auto"/>
        <w:ind w:left="3600" w:hanging="360"/>
        <w:rPr>
          <w:color w:val="212121"/>
          <w:sz w:val="24"/>
          <w:szCs w:val="24"/>
        </w:rPr>
      </w:pPr>
      <w:r w:rsidDel="00000000" w:rsidR="00000000" w:rsidRPr="00000000">
        <w:rPr>
          <w:color w:val="212121"/>
          <w:sz w:val="24"/>
          <w:szCs w:val="24"/>
          <w:rtl w:val="0"/>
        </w:rPr>
        <w:t xml:space="preserve">Application process - 5-7 data points that will give us triggers - </w:t>
      </w:r>
      <w:r w:rsidDel="00000000" w:rsidR="00000000" w:rsidRPr="00000000">
        <w:rPr>
          <w:i w:val="1"/>
          <w:color w:val="212121"/>
          <w:sz w:val="24"/>
          <w:szCs w:val="24"/>
          <w:rtl w:val="0"/>
        </w:rPr>
        <w:t xml:space="preserve">defined</w:t>
      </w:r>
    </w:p>
    <w:p w:rsidR="00000000" w:rsidDel="00000000" w:rsidP="00000000" w:rsidRDefault="00000000" w:rsidRPr="00000000" w14:paraId="00000052">
      <w:pPr>
        <w:numPr>
          <w:ilvl w:val="4"/>
          <w:numId w:val="9"/>
        </w:numPr>
        <w:spacing w:after="0" w:afterAutospacing="0" w:before="0" w:beforeAutospacing="0" w:lineRule="auto"/>
        <w:ind w:left="3600" w:hanging="360"/>
        <w:rPr>
          <w:color w:val="212121"/>
          <w:sz w:val="24"/>
          <w:szCs w:val="24"/>
          <w:highlight w:val="yellow"/>
        </w:rPr>
      </w:pPr>
      <w:r w:rsidDel="00000000" w:rsidR="00000000" w:rsidRPr="00000000">
        <w:rPr>
          <w:color w:val="212121"/>
          <w:sz w:val="24"/>
          <w:szCs w:val="24"/>
          <w:highlight w:val="yellow"/>
          <w:rtl w:val="0"/>
        </w:rPr>
        <w:t xml:space="preserve">Selections Committee what do we want them score the companies on</w:t>
      </w:r>
      <w:r w:rsidDel="00000000" w:rsidR="00000000" w:rsidRPr="00000000">
        <w:rPr>
          <w:color w:val="212121"/>
          <w:sz w:val="24"/>
          <w:szCs w:val="24"/>
          <w:highlight w:val="yellow"/>
          <w:rtl w:val="0"/>
        </w:rPr>
        <w:t xml:space="preserve">… | </w:t>
      </w:r>
      <w:r w:rsidDel="00000000" w:rsidR="00000000" w:rsidRPr="00000000">
        <w:rPr>
          <w:b w:val="1"/>
          <w:color w:val="212121"/>
          <w:sz w:val="24"/>
          <w:szCs w:val="24"/>
          <w:highlight w:val="yellow"/>
          <w:rtl w:val="0"/>
        </w:rPr>
        <w:t xml:space="preserve">Colin &amp; Raquel to own</w:t>
      </w:r>
      <w:r w:rsidDel="00000000" w:rsidR="00000000" w:rsidRPr="00000000">
        <w:rPr>
          <w:rtl w:val="0"/>
        </w:rPr>
      </w:r>
    </w:p>
    <w:p w:rsidR="00000000" w:rsidDel="00000000" w:rsidP="00000000" w:rsidRDefault="00000000" w:rsidRPr="00000000" w14:paraId="00000053">
      <w:pPr>
        <w:numPr>
          <w:ilvl w:val="4"/>
          <w:numId w:val="9"/>
        </w:numPr>
        <w:spacing w:after="0" w:afterAutospacing="0" w:before="0" w:beforeAutospacing="0" w:lineRule="auto"/>
        <w:ind w:left="3600" w:hanging="360"/>
        <w:rPr>
          <w:ins w:author="Dalton Dahms-Shermer" w:id="0" w:date="2025-03-05T16:46:33Z"/>
          <w:color w:val="212121"/>
          <w:sz w:val="24"/>
          <w:szCs w:val="24"/>
          <w:highlight w:val="yellow"/>
        </w:rPr>
      </w:pPr>
      <w:r w:rsidDel="00000000" w:rsidR="00000000" w:rsidRPr="00000000">
        <w:rPr>
          <w:color w:val="212121"/>
          <w:sz w:val="24"/>
          <w:szCs w:val="24"/>
          <w:highlight w:val="yellow"/>
          <w:rtl w:val="0"/>
        </w:rPr>
        <w:t xml:space="preserve">Councils &amp; Platform team fill out CEO Rubrik | </w:t>
      </w:r>
      <w:r w:rsidDel="00000000" w:rsidR="00000000" w:rsidRPr="00000000">
        <w:rPr>
          <w:b w:val="1"/>
          <w:color w:val="212121"/>
          <w:sz w:val="24"/>
          <w:szCs w:val="24"/>
          <w:highlight w:val="yellow"/>
          <w:rtl w:val="0"/>
        </w:rPr>
        <w:t xml:space="preserve">Raquel</w:t>
      </w:r>
      <w:ins w:author="Dalton Dahms-Shermer" w:id="0" w:date="2025-03-05T16:46:33Z">
        <w:r w:rsidDel="00000000" w:rsidR="00000000" w:rsidRPr="00000000">
          <w:rPr>
            <w:rtl w:val="0"/>
          </w:rPr>
        </w:r>
      </w:ins>
    </w:p>
    <w:p w:rsidR="00000000" w:rsidDel="00000000" w:rsidP="00000000" w:rsidRDefault="00000000" w:rsidRPr="00000000" w14:paraId="00000054">
      <w:pPr>
        <w:numPr>
          <w:ilvl w:val="2"/>
          <w:numId w:val="9"/>
        </w:numPr>
        <w:spacing w:after="0" w:afterAutospacing="0" w:before="0" w:beforeAutospacing="0" w:lineRule="auto"/>
        <w:ind w:left="2160" w:hanging="360"/>
        <w:rPr>
          <w:ins w:author="Dalton Dahms-Shermer" w:id="0" w:date="2025-03-05T16:46:33Z"/>
          <w:color w:val="212121"/>
          <w:sz w:val="24"/>
          <w:szCs w:val="24"/>
          <w:highlight w:val="yellow"/>
        </w:rPr>
      </w:pPr>
      <w:ins w:author="Dalton Dahms-Shermer" w:id="0" w:date="2025-03-05T16:46:33Z">
        <w:r w:rsidDel="00000000" w:rsidR="00000000" w:rsidRPr="00000000">
          <w:rPr>
            <w:b w:val="1"/>
            <w:color w:val="212121"/>
            <w:sz w:val="24"/>
            <w:szCs w:val="24"/>
            <w:highlight w:val="yellow"/>
            <w:rtl w:val="0"/>
          </w:rPr>
          <w:t xml:space="preserve">Selection:</w:t>
        </w:r>
      </w:ins>
    </w:p>
    <w:p w:rsidR="00000000" w:rsidDel="00000000" w:rsidP="00000000" w:rsidRDefault="00000000" w:rsidRPr="00000000" w14:paraId="00000055">
      <w:pPr>
        <w:numPr>
          <w:ilvl w:val="3"/>
          <w:numId w:val="9"/>
        </w:numPr>
        <w:spacing w:after="0" w:afterAutospacing="0" w:before="0" w:beforeAutospacing="0" w:lineRule="auto"/>
        <w:ind w:left="2880" w:hanging="360"/>
        <w:rPr>
          <w:ins w:author="Dalton Dahms-Shermer" w:id="0" w:date="2025-03-05T16:46:33Z"/>
          <w:color w:val="212121"/>
          <w:sz w:val="24"/>
          <w:szCs w:val="24"/>
          <w:highlight w:val="yellow"/>
          <w:u w:val="none"/>
        </w:rPr>
      </w:pPr>
      <w:ins w:author="Dalton Dahms-Shermer" w:id="0" w:date="2025-03-05T16:46:33Z">
        <w:r w:rsidDel="00000000" w:rsidR="00000000" w:rsidRPr="00000000">
          <w:rPr>
            <w:b w:val="1"/>
            <w:color w:val="212121"/>
            <w:sz w:val="24"/>
            <w:szCs w:val="24"/>
            <w:highlight w:val="yellow"/>
            <w:rtl w:val="0"/>
          </w:rPr>
          <w:t xml:space="preserve">Round 1: Internal team whittles down to 10-20 companies</w:t>
        </w:r>
      </w:ins>
    </w:p>
    <w:p w:rsidR="00000000" w:rsidDel="00000000" w:rsidP="00000000" w:rsidRDefault="00000000" w:rsidRPr="00000000" w14:paraId="00000056">
      <w:pPr>
        <w:numPr>
          <w:ilvl w:val="4"/>
          <w:numId w:val="9"/>
        </w:numPr>
        <w:spacing w:after="0" w:afterAutospacing="0" w:before="0" w:beforeAutospacing="0" w:lineRule="auto"/>
        <w:ind w:left="3600" w:hanging="360"/>
        <w:rPr>
          <w:ins w:author="Dalton Dahms-Shermer" w:id="0" w:date="2025-03-05T16:46:33Z"/>
          <w:i w:val="1"/>
          <w:color w:val="212121"/>
          <w:sz w:val="24"/>
          <w:szCs w:val="24"/>
          <w:highlight w:val="yellow"/>
        </w:rPr>
      </w:pPr>
      <w:ins w:author="Dalton Dahms-Shermer" w:id="0" w:date="2025-03-05T16:46:33Z">
        <w:r w:rsidDel="00000000" w:rsidR="00000000" w:rsidRPr="00000000">
          <w:rPr>
            <w:b w:val="1"/>
            <w:color w:val="212121"/>
            <w:sz w:val="24"/>
            <w:szCs w:val="24"/>
            <w:highlight w:val="yellow"/>
            <w:rtl w:val="0"/>
          </w:rPr>
          <w:t xml:space="preserve">Potentially request Certificate of Standing</w:t>
        </w:r>
        <w:r w:rsidDel="00000000" w:rsidR="00000000" w:rsidRPr="00000000">
          <w:rPr>
            <w:rtl w:val="0"/>
          </w:rPr>
        </w:r>
      </w:ins>
    </w:p>
    <w:p w:rsidR="00000000" w:rsidDel="00000000" w:rsidP="00000000" w:rsidRDefault="00000000" w:rsidRPr="00000000" w14:paraId="00000057">
      <w:pPr>
        <w:numPr>
          <w:ilvl w:val="3"/>
          <w:numId w:val="9"/>
        </w:numPr>
        <w:spacing w:after="0" w:afterAutospacing="0" w:before="0" w:beforeAutospacing="0" w:lineRule="auto"/>
        <w:ind w:left="2880" w:hanging="360"/>
        <w:rPr>
          <w:ins w:author="Dalton Dahms-Shermer" w:id="0" w:date="2025-03-05T16:46:33Z"/>
          <w:color w:val="212121"/>
          <w:sz w:val="24"/>
          <w:szCs w:val="24"/>
          <w:highlight w:val="yellow"/>
          <w:u w:val="none"/>
        </w:rPr>
      </w:pPr>
      <w:ins w:author="Dalton Dahms-Shermer" w:id="0" w:date="2025-03-05T16:46:33Z">
        <w:r w:rsidDel="00000000" w:rsidR="00000000" w:rsidRPr="00000000">
          <w:rPr>
            <w:b w:val="1"/>
            <w:color w:val="212121"/>
            <w:sz w:val="24"/>
            <w:szCs w:val="24"/>
            <w:highlight w:val="yellow"/>
            <w:rtl w:val="0"/>
          </w:rPr>
          <w:t xml:space="preserve">Round 2: Partners help choose 4-6 finalists, we choose 4 and waitlist 2</w:t>
        </w:r>
      </w:ins>
    </w:p>
    <w:p w:rsidR="00000000" w:rsidDel="00000000" w:rsidP="00000000" w:rsidRDefault="00000000" w:rsidRPr="00000000" w14:paraId="00000058">
      <w:pPr>
        <w:numPr>
          <w:ilvl w:val="4"/>
          <w:numId w:val="9"/>
        </w:numPr>
        <w:spacing w:after="0" w:afterAutospacing="0" w:before="0" w:beforeAutospacing="0" w:lineRule="auto"/>
        <w:ind w:left="3600" w:hanging="360"/>
        <w:rPr>
          <w:ins w:author="Dalton Dahms-Shermer" w:id="0" w:date="2025-03-05T16:46:33Z"/>
          <w:color w:val="212121"/>
          <w:sz w:val="24"/>
          <w:szCs w:val="24"/>
          <w:highlight w:val="yellow"/>
        </w:rPr>
      </w:pPr>
      <w:ins w:author="Dalton Dahms-Shermer" w:id="0" w:date="2025-03-05T16:46:33Z">
        <w:r w:rsidDel="00000000" w:rsidR="00000000" w:rsidRPr="00000000">
          <w:rPr>
            <w:b w:val="1"/>
            <w:color w:val="212121"/>
            <w:sz w:val="24"/>
            <w:szCs w:val="24"/>
            <w:highlight w:val="yellow"/>
            <w:rtl w:val="0"/>
          </w:rPr>
          <w:t xml:space="preserve">Need a </w:t>
        </w:r>
        <w:r w:rsidDel="00000000" w:rsidR="00000000" w:rsidRPr="00000000">
          <w:rPr>
            <w:b w:val="1"/>
            <w:color w:val="212121"/>
            <w:sz w:val="24"/>
            <w:szCs w:val="24"/>
            <w:highlight w:val="yellow"/>
            <w:rtl w:val="0"/>
          </w:rPr>
          <w:t xml:space="preserve">Certificate of Standing, If we are taking equity, we will need to include</w:t>
        </w:r>
      </w:ins>
    </w:p>
    <w:p w:rsidR="00000000" w:rsidDel="00000000" w:rsidP="00000000" w:rsidRDefault="00000000" w:rsidRPr="00000000" w14:paraId="00000059">
      <w:pPr>
        <w:numPr>
          <w:ilvl w:val="4"/>
          <w:numId w:val="9"/>
        </w:numPr>
        <w:spacing w:after="0" w:afterAutospacing="0" w:before="0" w:beforeAutospacing="0" w:lineRule="auto"/>
        <w:ind w:left="3600" w:hanging="360"/>
        <w:rPr>
          <w:ins w:author="Dalton Dahms-Shermer" w:id="0" w:date="2025-03-05T16:46:33Z"/>
          <w:color w:val="212121"/>
          <w:sz w:val="24"/>
          <w:szCs w:val="24"/>
          <w:highlight w:val="yellow"/>
          <w:u w:val="none"/>
        </w:rPr>
      </w:pPr>
      <w:ins w:author="Dalton Dahms-Shermer" w:id="0" w:date="2025-03-05T16:46:33Z">
        <w:r w:rsidDel="00000000" w:rsidR="00000000" w:rsidRPr="00000000">
          <w:rPr>
            <w:b w:val="1"/>
            <w:color w:val="212121"/>
            <w:sz w:val="24"/>
            <w:szCs w:val="24"/>
            <w:highlight w:val="yellow"/>
            <w:rtl w:val="0"/>
          </w:rPr>
          <w:t xml:space="preserve">Raquel has short diligence list/usual investment asks</w:t>
        </w:r>
      </w:ins>
    </w:p>
    <w:p w:rsidR="00000000" w:rsidDel="00000000" w:rsidP="00000000" w:rsidRDefault="00000000" w:rsidRPr="00000000" w14:paraId="0000005A">
      <w:pPr>
        <w:numPr>
          <w:ilvl w:val="5"/>
          <w:numId w:val="9"/>
        </w:numPr>
        <w:spacing w:after="0" w:afterAutospacing="0" w:before="0" w:beforeAutospacing="0" w:lineRule="auto"/>
        <w:ind w:left="4320" w:hanging="360"/>
        <w:rPr>
          <w:ins w:author="Dalton Dahms-Shermer" w:id="0" w:date="2025-03-05T16:46:33Z"/>
          <w:color w:val="212121"/>
          <w:sz w:val="24"/>
          <w:szCs w:val="24"/>
          <w:highlight w:val="yellow"/>
          <w:u w:val="none"/>
        </w:rPr>
      </w:pPr>
      <w:ins w:author="Dalton Dahms-Shermer" w:id="0" w:date="2025-03-05T16:46:33Z">
        <w:r w:rsidDel="00000000" w:rsidR="00000000" w:rsidRPr="00000000">
          <w:rPr>
            <w:b w:val="1"/>
            <w:color w:val="212121"/>
            <w:sz w:val="24"/>
            <w:szCs w:val="24"/>
            <w:highlight w:val="yellow"/>
            <w:rtl w:val="0"/>
          </w:rPr>
          <w:t xml:space="preserve">Make sure your company is set up correctly</w:t>
        </w:r>
      </w:ins>
    </w:p>
    <w:p w:rsidR="00000000" w:rsidDel="00000000" w:rsidP="00000000" w:rsidRDefault="00000000" w:rsidRPr="00000000" w14:paraId="0000005B">
      <w:pPr>
        <w:numPr>
          <w:ilvl w:val="5"/>
          <w:numId w:val="9"/>
        </w:numPr>
        <w:spacing w:before="0" w:beforeAutospacing="0" w:lineRule="auto"/>
        <w:ind w:left="4320" w:hanging="360"/>
        <w:rPr>
          <w:color w:val="212121"/>
          <w:sz w:val="24"/>
          <w:szCs w:val="24"/>
          <w:highlight w:val="yellow"/>
          <w:u w:val="none"/>
          <w:rPrChange w:author="Dalton Dahms-Shermer" w:id="1" w:date="2025-03-05T16:46:33Z">
            <w:rPr>
              <w:color w:val="212121"/>
              <w:sz w:val="24"/>
              <w:szCs w:val="24"/>
              <w:highlight w:val="yellow"/>
            </w:rPr>
          </w:rPrChange>
        </w:rPr>
        <w:pPrChange w:author="Dalton Dahms-Shermer" w:id="0" w:date="2025-03-05T16:46:33Z">
          <w:pPr>
            <w:numPr>
              <w:ilvl w:val="4"/>
              <w:numId w:val="9"/>
            </w:numPr>
            <w:spacing w:before="240" w:lineRule="auto"/>
            <w:ind w:left="3600" w:hanging="360"/>
          </w:pPr>
        </w:pPrChange>
      </w:pPr>
      <w:ins w:author="Dalton Dahms-Shermer" w:id="0" w:date="2025-03-05T16:46:33Z">
        <w:r w:rsidDel="00000000" w:rsidR="00000000" w:rsidRPr="00000000">
          <w:rPr>
            <w:b w:val="1"/>
            <w:color w:val="212121"/>
            <w:sz w:val="24"/>
            <w:szCs w:val="24"/>
            <w:highlight w:val="yellow"/>
            <w:rtl w:val="0"/>
          </w:rPr>
          <w:t xml:space="preserve">IP assignments, etc.</w:t>
        </w:r>
      </w:ins>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numPr>
          <w:ilvl w:val="1"/>
          <w:numId w:val="9"/>
        </w:numPr>
        <w:ind w:left="1440" w:hanging="360"/>
        <w:rPr>
          <w:sz w:val="24"/>
          <w:szCs w:val="24"/>
        </w:rPr>
      </w:pPr>
      <w:r w:rsidDel="00000000" w:rsidR="00000000" w:rsidRPr="00000000">
        <w:rPr>
          <w:sz w:val="24"/>
          <w:szCs w:val="24"/>
          <w:rtl w:val="0"/>
        </w:rPr>
        <w:t xml:space="preserve">Program Specifications &amp; Experience:</w:t>
      </w:r>
    </w:p>
    <w:p w:rsidR="00000000" w:rsidDel="00000000" w:rsidP="00000000" w:rsidRDefault="00000000" w:rsidRPr="00000000" w14:paraId="0000005E">
      <w:pPr>
        <w:numPr>
          <w:ilvl w:val="2"/>
          <w:numId w:val="9"/>
        </w:numPr>
        <w:ind w:left="2160" w:hanging="360"/>
        <w:rPr>
          <w:sz w:val="24"/>
          <w:szCs w:val="24"/>
          <w:u w:val="none"/>
        </w:rPr>
      </w:pPr>
      <w:r w:rsidDel="00000000" w:rsidR="00000000" w:rsidRPr="00000000">
        <w:rPr>
          <w:sz w:val="24"/>
          <w:szCs w:val="24"/>
          <w:rtl w:val="0"/>
        </w:rPr>
        <w:t xml:space="preserve">Gathering feedback at every touch point to advise diligence:</w:t>
      </w:r>
    </w:p>
    <w:p w:rsidR="00000000" w:rsidDel="00000000" w:rsidP="00000000" w:rsidRDefault="00000000" w:rsidRPr="00000000" w14:paraId="0000005F">
      <w:pPr>
        <w:numPr>
          <w:ilvl w:val="3"/>
          <w:numId w:val="9"/>
        </w:numPr>
        <w:ind w:left="2880" w:hanging="360"/>
        <w:rPr>
          <w:sz w:val="24"/>
          <w:szCs w:val="24"/>
        </w:rPr>
      </w:pPr>
      <w:hyperlink r:id="rId11">
        <w:r w:rsidDel="00000000" w:rsidR="00000000" w:rsidRPr="00000000">
          <w:rPr>
            <w:color w:val="0000ee"/>
            <w:sz w:val="24"/>
            <w:szCs w:val="24"/>
            <w:u w:val="single"/>
            <w:rtl w:val="0"/>
          </w:rPr>
          <w:t xml:space="preserve">SV Accelerator - Target Investment Insights | Feedback Form Materials</w:t>
        </w:r>
      </w:hyperlink>
      <w:r w:rsidDel="00000000" w:rsidR="00000000" w:rsidRPr="00000000">
        <w:rPr>
          <w:rtl w:val="0"/>
        </w:rPr>
      </w:r>
    </w:p>
    <w:p w:rsidR="00000000" w:rsidDel="00000000" w:rsidP="00000000" w:rsidRDefault="00000000" w:rsidRPr="00000000" w14:paraId="00000060">
      <w:pPr>
        <w:numPr>
          <w:ilvl w:val="2"/>
          <w:numId w:val="9"/>
        </w:numPr>
        <w:ind w:left="2160" w:hanging="360"/>
        <w:rPr>
          <w:ins w:author="Dalton Dahms-Shermer" w:id="2" w:date="2025-03-05T16:46:26Z"/>
          <w:b w:val="1"/>
          <w:sz w:val="24"/>
          <w:szCs w:val="24"/>
        </w:rPr>
      </w:pPr>
      <w:r w:rsidDel="00000000" w:rsidR="00000000" w:rsidRPr="00000000">
        <w:rPr>
          <w:b w:val="1"/>
          <w:sz w:val="24"/>
          <w:szCs w:val="24"/>
          <w:rtl w:val="0"/>
        </w:rPr>
        <w:t xml:space="preserve">Productize at high-level. Deploy at solution focused level.</w:t>
      </w:r>
      <w:ins w:author="Dalton Dahms-Shermer" w:id="2" w:date="2025-03-05T16:46:26Z">
        <w:r w:rsidDel="00000000" w:rsidR="00000000" w:rsidRPr="00000000">
          <w:rPr>
            <w:rtl w:val="0"/>
          </w:rPr>
        </w:r>
      </w:ins>
    </w:p>
    <w:p w:rsidR="00000000" w:rsidDel="00000000" w:rsidP="00000000" w:rsidRDefault="00000000" w:rsidRPr="00000000" w14:paraId="00000061">
      <w:pPr>
        <w:numPr>
          <w:ilvl w:val="2"/>
          <w:numId w:val="9"/>
        </w:numPr>
        <w:ind w:left="2160" w:hanging="360"/>
        <w:rPr>
          <w:sz w:val="24"/>
          <w:szCs w:val="24"/>
          <w:rPrChange w:author="Dalton Dahms-Shermer" w:id="3" w:date="2025-03-05T16:46:26Z">
            <w:rPr>
              <w:b w:val="1"/>
              <w:sz w:val="24"/>
              <w:szCs w:val="24"/>
            </w:rPr>
          </w:rPrChange>
        </w:rPr>
        <w:pPrChange w:author="Dalton Dahms-Shermer" w:id="0" w:date="2025-03-05T16:46:26Z">
          <w:pPr>
            <w:numPr>
              <w:ilvl w:val="2"/>
              <w:numId w:val="9"/>
            </w:numPr>
            <w:ind w:left="2160" w:hanging="360"/>
          </w:pPr>
        </w:pPrChange>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tbl>
      <w:tblPr>
        <w:tblStyle w:val="Table1"/>
        <w:tblW w:w="16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495"/>
        <w:gridCol w:w="3495"/>
        <w:gridCol w:w="3495"/>
        <w:gridCol w:w="3495"/>
        <w:tblGridChange w:id="0">
          <w:tblGrid>
            <w:gridCol w:w="2550"/>
            <w:gridCol w:w="3495"/>
            <w:gridCol w:w="3495"/>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sz w:val="24"/>
                <w:szCs w:val="24"/>
              </w:rPr>
            </w:pPr>
            <w:r w:rsidDel="00000000" w:rsidR="00000000" w:rsidRPr="00000000">
              <w:rPr>
                <w:b w:val="1"/>
                <w:sz w:val="24"/>
                <w:szCs w:val="24"/>
                <w:rtl w:val="0"/>
              </w:rPr>
              <w:t xml:space="preserve">Stage 1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Stage 2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Stage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Stage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i w:val="1"/>
                <w:sz w:val="24"/>
                <w:szCs w:val="24"/>
              </w:rPr>
            </w:pPr>
            <w:r w:rsidDel="00000000" w:rsidR="00000000" w:rsidRPr="00000000">
              <w:rPr>
                <w:i w:val="1"/>
                <w:sz w:val="24"/>
                <w:szCs w:val="24"/>
                <w:rtl w:val="0"/>
              </w:rPr>
              <w:t xml:space="preserve">Pre-Portfolio | Pre-Seed to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Scale</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sz w:val="24"/>
                <w:szCs w:val="24"/>
              </w:rPr>
            </w:pPr>
            <w:r w:rsidDel="00000000" w:rsidR="00000000" w:rsidRPr="00000000">
              <w:rPr>
                <w:b w:val="1"/>
                <w:sz w:val="24"/>
                <w:szCs w:val="24"/>
                <w:rtl w:val="0"/>
              </w:rPr>
              <w:t xml:space="preserve">Productization</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sz w:val="24"/>
                <w:szCs w:val="24"/>
              </w:rPr>
            </w:pPr>
            <w:r w:rsidDel="00000000" w:rsidR="00000000" w:rsidRPr="00000000">
              <w:rPr>
                <w:b w:val="1"/>
                <w:sz w:val="24"/>
                <w:szCs w:val="24"/>
                <w:rtl w:val="0"/>
              </w:rPr>
              <w:t xml:space="preserve">New Program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i w:val="1"/>
                <w:sz w:val="24"/>
                <w:szCs w:val="24"/>
              </w:rPr>
            </w:pPr>
            <w:r w:rsidDel="00000000" w:rsidR="00000000" w:rsidRPr="00000000">
              <w:rPr>
                <w:i w:val="1"/>
                <w:sz w:val="24"/>
                <w:szCs w:val="24"/>
                <w:rtl w:val="0"/>
              </w:rPr>
              <w:t xml:space="preserve">&lt;Transition New Investment SvS program&gt;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i w:val="1"/>
                <w:sz w:val="24"/>
                <w:szCs w:val="24"/>
              </w:rPr>
            </w:pPr>
            <w:r w:rsidDel="00000000" w:rsidR="00000000" w:rsidRPr="00000000">
              <w:rPr>
                <w:i w:val="1"/>
                <w:sz w:val="24"/>
                <w:szCs w:val="24"/>
                <w:rtl w:val="0"/>
              </w:rPr>
              <w:t xml:space="preserve">&lt;Transition Current G8 for Core Program&gt;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i w:val="1"/>
                <w:sz w:val="24"/>
                <w:szCs w:val="24"/>
              </w:rPr>
            </w:pPr>
            <w:r w:rsidDel="00000000" w:rsidR="00000000" w:rsidRPr="00000000">
              <w:rPr>
                <w:i w:val="1"/>
                <w:sz w:val="24"/>
                <w:szCs w:val="24"/>
                <w:rtl w:val="0"/>
              </w:rPr>
              <w:t xml:space="preserve">&lt;Transition Current G8 for GOF&gt;</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SV Benefit</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sz w:val="24"/>
                <w:szCs w:val="24"/>
                <w:rtl w:val="0"/>
              </w:rPr>
              <w:t xml:space="preserve">Sourcing &amp; Diligence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Fund Performance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Fund Performance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sz w:val="24"/>
                <w:szCs w:val="24"/>
                <w:rtl w:val="0"/>
              </w:rPr>
              <w:t xml:space="preserve">Fund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sz w:val="24"/>
                <w:szCs w:val="24"/>
              </w:rPr>
            </w:pPr>
            <w:r w:rsidDel="00000000" w:rsidR="00000000" w:rsidRPr="00000000">
              <w:rPr>
                <w:sz w:val="24"/>
                <w:szCs w:val="24"/>
                <w:rtl w:val="0"/>
              </w:rPr>
              <w:t xml:space="preserve">SV Fund</w:t>
            </w:r>
            <w:r w:rsidDel="00000000" w:rsidR="00000000" w:rsidRPr="00000000">
              <w:rPr>
                <w:b w:val="1"/>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24"/>
                <w:szCs w:val="24"/>
              </w:rPr>
            </w:pPr>
            <w:r w:rsidDel="00000000" w:rsidR="00000000" w:rsidRPr="00000000">
              <w:rPr>
                <w:sz w:val="24"/>
                <w:szCs w:val="24"/>
                <w:rtl w:val="0"/>
              </w:rPr>
              <w:t xml:space="preserve">Accelerator (Core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Core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Core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Growth Opportunity</w:t>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Success Metric</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 of companies invested in from program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ARR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sz w:val="24"/>
                <w:szCs w:val="24"/>
                <w:rtl w:val="0"/>
              </w:rPr>
              <w:t xml:space="preserve">ARR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sz w:val="24"/>
                <w:szCs w:val="24"/>
                <w:rtl w:val="0"/>
              </w:rPr>
              <w:t xml:space="preserve">ARR</w:t>
            </w:r>
          </w:p>
        </w:tc>
      </w:tr>
      <w:tr>
        <w:trPr>
          <w:cantSplit w:val="0"/>
          <w:trHeight w:val="7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Program Focus</w:t>
              <w:br w:type="textWrapping"/>
              <w:t xml:space="preserve">Founder Value</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br w:type="textWrapping"/>
              <w:t xml:space="preserve">Initial GTM Feedback​</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Product evolution​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br w:type="textWrapping"/>
              <w:t xml:space="preserve">Product Insights​</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Advisory Boards​</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Got to market Motion​</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br w:type="textWrapping"/>
              <w:t xml:space="preserve">1:1 Customer Acquisition​</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GTM expansion​</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Mid-market visibility​</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br w:type="textWrapping"/>
              <w:t xml:space="preserve">Enterprise Customer Acquisition​</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Large Distribution Access​</w:t>
            </w:r>
          </w:p>
        </w:tc>
      </w:tr>
      <w:tr>
        <w:trPr>
          <w:cantSplit w:val="0"/>
          <w:trHeight w:val="707.92968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Operating Model</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sz w:val="24"/>
                <w:szCs w:val="24"/>
              </w:rPr>
            </w:pPr>
            <w:r w:rsidDel="00000000" w:rsidR="00000000" w:rsidRPr="00000000">
              <w:rPr>
                <w:sz w:val="24"/>
                <w:szCs w:val="24"/>
                <w:rtl w:val="0"/>
              </w:rPr>
              <w:t xml:space="preserve">1 to many approach, Minimal 1x1 engagement</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sz w:val="24"/>
                <w:szCs w:val="24"/>
                <w:rtl w:val="0"/>
              </w:rPr>
              <w:t xml:space="preserve">High touch, unleash ecosystem</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24"/>
                <w:szCs w:val="24"/>
              </w:rPr>
            </w:pPr>
            <w:r w:rsidDel="00000000" w:rsidR="00000000" w:rsidRPr="00000000">
              <w:rPr>
                <w:sz w:val="24"/>
                <w:szCs w:val="24"/>
                <w:rtl w:val="0"/>
              </w:rPr>
              <w:t xml:space="preserve">High touch, specialized approach</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sz w:val="24"/>
                <w:szCs w:val="24"/>
                <w:rtl w:val="0"/>
              </w:rPr>
              <w:t xml:space="preserve">High touch, specialized approach</w:t>
            </w:r>
          </w:p>
        </w:tc>
      </w:tr>
      <w:tr>
        <w:trPr>
          <w:cantSplit w:val="0"/>
          <w:trHeight w:val="52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ffff"/>
                <w:sz w:val="24"/>
                <w:szCs w:val="24"/>
              </w:rPr>
            </w:pPr>
            <w:r w:rsidDel="00000000" w:rsidR="00000000" w:rsidRPr="00000000">
              <w:rPr>
                <w:b w:val="1"/>
                <w:color w:val="ffffff"/>
                <w:sz w:val="24"/>
                <w:szCs w:val="24"/>
                <w:rtl w:val="0"/>
              </w:rPr>
              <w:t xml:space="preserve">Program Offerings</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color w:val="ffffff"/>
                <w:sz w:val="24"/>
                <w:szCs w:val="24"/>
              </w:rPr>
            </w:pPr>
            <w:r w:rsidDel="00000000" w:rsidR="00000000" w:rsidRPr="00000000">
              <w:rPr>
                <w:b w:val="1"/>
                <w:color w:val="ffffff"/>
                <w:sz w:val="24"/>
                <w:szCs w:val="24"/>
                <w:rtl w:val="0"/>
              </w:rPr>
              <w:t xml:space="preserve">Standard Menu + ‘Electives’</w:t>
            </w:r>
            <w:r w:rsidDel="00000000" w:rsidR="00000000" w:rsidRPr="00000000">
              <w:rPr>
                <w:rtl w:val="0"/>
              </w:rPr>
            </w:r>
          </w:p>
        </w:tc>
        <w:tc>
          <w:tcPr>
            <w:shd w:fill="1c4587"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color w:val="ffffff"/>
                <w:sz w:val="24"/>
                <w:szCs w:val="24"/>
              </w:rPr>
            </w:pPr>
            <w:r w:rsidDel="00000000" w:rsidR="00000000" w:rsidRPr="00000000">
              <w:rPr>
                <w:b w:val="1"/>
                <w:color w:val="ffffff"/>
                <w:sz w:val="24"/>
                <w:szCs w:val="24"/>
                <w:rtl w:val="0"/>
              </w:rPr>
              <w:t xml:space="preserve">Custom Success Plan</w:t>
            </w:r>
            <w:r w:rsidDel="00000000" w:rsidR="00000000" w:rsidRPr="00000000">
              <w:rPr>
                <w:rtl w:val="0"/>
              </w:rPr>
            </w:r>
          </w:p>
        </w:tc>
        <w:tc>
          <w:tcPr>
            <w:shd w:fill="1c4587"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color w:val="ffffff"/>
                <w:sz w:val="24"/>
                <w:szCs w:val="24"/>
              </w:rPr>
            </w:pPr>
            <w:r w:rsidDel="00000000" w:rsidR="00000000" w:rsidRPr="00000000">
              <w:rPr>
                <w:b w:val="1"/>
                <w:color w:val="ffffff"/>
                <w:sz w:val="24"/>
                <w:szCs w:val="24"/>
                <w:rtl w:val="0"/>
              </w:rPr>
              <w:t xml:space="preserve">Custom</w:t>
            </w:r>
            <w:r w:rsidDel="00000000" w:rsidR="00000000" w:rsidRPr="00000000">
              <w:rPr>
                <w:b w:val="1"/>
                <w:color w:val="ffffff"/>
                <w:sz w:val="24"/>
                <w:szCs w:val="24"/>
                <w:rtl w:val="0"/>
              </w:rPr>
              <w:t xml:space="preserve"> Success Plan</w:t>
            </w:r>
            <w:r w:rsidDel="00000000" w:rsidR="00000000" w:rsidRPr="00000000">
              <w:rPr>
                <w:rtl w:val="0"/>
              </w:rPr>
            </w:r>
          </w:p>
        </w:tc>
        <w:tc>
          <w:tcPr>
            <w:shd w:fill="1c4587"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color w:val="ffffff"/>
                <w:sz w:val="24"/>
                <w:szCs w:val="24"/>
              </w:rPr>
            </w:pPr>
            <w:r w:rsidDel="00000000" w:rsidR="00000000" w:rsidRPr="00000000">
              <w:rPr>
                <w:b w:val="1"/>
                <w:color w:val="ffffff"/>
                <w:sz w:val="24"/>
                <w:szCs w:val="24"/>
                <w:rtl w:val="0"/>
              </w:rPr>
              <w:t xml:space="preserve">Custom</w:t>
            </w:r>
            <w:r w:rsidDel="00000000" w:rsidR="00000000" w:rsidRPr="00000000">
              <w:rPr>
                <w:b w:val="1"/>
                <w:color w:val="ffffff"/>
                <w:sz w:val="24"/>
                <w:szCs w:val="24"/>
                <w:rtl w:val="0"/>
              </w:rPr>
              <w:t xml:space="preserve"> Success Plan</w:t>
            </w:r>
            <w:r w:rsidDel="00000000" w:rsidR="00000000" w:rsidRPr="00000000">
              <w:rPr>
                <w:rtl w:val="0"/>
              </w:rPr>
            </w:r>
          </w:p>
        </w:tc>
      </w:tr>
      <w:tr>
        <w:trPr>
          <w:cantSplit w:val="0"/>
          <w:trHeight w:val="998.4762541806022"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Strategic Partner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Engagement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Participate in </w:t>
            </w:r>
            <w:r w:rsidDel="00000000" w:rsidR="00000000" w:rsidRPr="00000000">
              <w:rPr>
                <w:b w:val="1"/>
                <w:sz w:val="24"/>
                <w:szCs w:val="24"/>
                <w:rtl w:val="0"/>
              </w:rPr>
              <w:t xml:space="preserve">3</w:t>
            </w:r>
            <w:r w:rsidDel="00000000" w:rsidR="00000000" w:rsidRPr="00000000">
              <w:rPr>
                <w:sz w:val="24"/>
                <w:szCs w:val="24"/>
                <w:rtl w:val="0"/>
              </w:rPr>
              <w:t xml:space="preserve"> SvS Council Series Demo Days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 Innovation Session &amp; 1:1 intro’s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 Innovation Session &amp; 1:1 intro’s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 Innovation Session &amp; 1:1 intro’s</w:t>
            </w:r>
          </w:p>
        </w:tc>
      </w:tr>
      <w:tr>
        <w:trPr>
          <w:cantSplit w:val="0"/>
          <w:trHeight w:val="768.4768708193981"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Industry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Access to SV private industry events &amp; networking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Access &amp; Speaking opps at SV private events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sz w:val="24"/>
                <w:szCs w:val="24"/>
                <w:rtl w:val="0"/>
              </w:rPr>
              <w:t xml:space="preserve">Access &amp; Speaking opps at SV private events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sz w:val="24"/>
                <w:szCs w:val="24"/>
              </w:rPr>
            </w:pPr>
            <w:r w:rsidDel="00000000" w:rsidR="00000000" w:rsidRPr="00000000">
              <w:rPr>
                <w:sz w:val="24"/>
                <w:szCs w:val="24"/>
                <w:rtl w:val="0"/>
              </w:rPr>
              <w:t xml:space="preserve">Access &amp; Speaking opps at SV private events</w:t>
            </w:r>
          </w:p>
        </w:tc>
      </w:tr>
      <w:tr>
        <w:trPr>
          <w:cantSplit w:val="0"/>
          <w:trHeight w:val="768.4768708193981"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SV Advisor Communities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Race to 5 | 5 Direct Customer Persona Intro’s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Present to Advisors </w:t>
              <w:br w:type="textWrapping"/>
              <w:t xml:space="preserve">(venture, exec, insights)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Present to Advisors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Present to Advisors</w:t>
            </w:r>
          </w:p>
        </w:tc>
      </w:tr>
      <w:tr>
        <w:trPr>
          <w:cantSplit w:val="0"/>
          <w:trHeight w:val="768.4768708193981"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SV Ecosystem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i w:val="1"/>
                <w:sz w:val="24"/>
                <w:szCs w:val="24"/>
              </w:rPr>
            </w:pPr>
            <w:r w:rsidDel="00000000" w:rsidR="00000000" w:rsidRPr="00000000">
              <w:rPr>
                <w:i w:val="1"/>
                <w:sz w:val="24"/>
                <w:szCs w:val="24"/>
                <w:rtl w:val="0"/>
              </w:rPr>
              <w:t xml:space="preserve">– At events –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sz w:val="24"/>
                <w:szCs w:val="24"/>
                <w:rtl w:val="0"/>
              </w:rPr>
              <w:t xml:space="preserve">20 direct customer persona intros (Race to 20)</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Targeted introductions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Targeted introductions</w:t>
            </w:r>
          </w:p>
        </w:tc>
      </w:tr>
      <w:tr>
        <w:trPr>
          <w:cantSplit w:val="0"/>
          <w:trHeight w:val="490.1374320652173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sz w:val="24"/>
                <w:szCs w:val="24"/>
              </w:rPr>
            </w:pPr>
            <w:r w:rsidDel="00000000" w:rsidR="00000000" w:rsidRPr="00000000">
              <w:rPr>
                <w:i w:val="1"/>
                <w:sz w:val="24"/>
                <w:szCs w:val="24"/>
                <w:rtl w:val="0"/>
              </w:rPr>
              <w:t xml:space="preserve">PeopleTech</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i w:val="1"/>
                <w:sz w:val="24"/>
                <w:szCs w:val="24"/>
              </w:rPr>
            </w:pPr>
            <w:r w:rsidDel="00000000" w:rsidR="00000000" w:rsidRPr="00000000">
              <w:rPr>
                <w:i w:val="1"/>
                <w:sz w:val="24"/>
                <w:szCs w:val="24"/>
                <w:rtl w:val="0"/>
              </w:rPr>
              <w:t xml:space="preserve">PTP Growth Program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i w:val="1"/>
                <w:sz w:val="24"/>
                <w:szCs w:val="24"/>
              </w:rPr>
            </w:pPr>
            <w:r w:rsidDel="00000000" w:rsidR="00000000" w:rsidRPr="00000000">
              <w:rPr>
                <w:i w:val="1"/>
                <w:sz w:val="24"/>
                <w:szCs w:val="24"/>
                <w:rtl w:val="0"/>
              </w:rPr>
              <w:t xml:space="preserve">PTP Growth Program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PTE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PTE</w:t>
            </w:r>
          </w:p>
        </w:tc>
      </w:tr>
      <w:tr>
        <w:trPr>
          <w:cantSplit w:val="0"/>
          <w:trHeight w:val="1046.8163095735786"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SMEs </w:t>
              <w:br w:type="textWrapping"/>
              <w:t xml:space="preserve">(i.e. David Cook, Mary 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b w:val="1"/>
                <w:sz w:val="24"/>
                <w:szCs w:val="24"/>
                <w:rtl w:val="0"/>
              </w:rPr>
              <w:t xml:space="preserve">2-3</w:t>
            </w:r>
            <w:r w:rsidDel="00000000" w:rsidR="00000000" w:rsidRPr="00000000">
              <w:rPr>
                <w:sz w:val="24"/>
                <w:szCs w:val="24"/>
                <w:rtl w:val="0"/>
              </w:rPr>
              <w:t xml:space="preserve"> GTM Expert Sessions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sz w:val="24"/>
                <w:szCs w:val="24"/>
              </w:rPr>
            </w:pPr>
            <w:r w:rsidDel="00000000" w:rsidR="00000000" w:rsidRPr="00000000">
              <w:rPr>
                <w:sz w:val="24"/>
                <w:szCs w:val="24"/>
                <w:rtl w:val="0"/>
              </w:rPr>
              <w:t xml:space="preserve">Targeted prep-calls ahead of key industry opportunities</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Target based on needed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Targeted based on</w:t>
            </w:r>
            <w:r w:rsidDel="00000000" w:rsidR="00000000" w:rsidRPr="00000000">
              <w:rPr>
                <w:sz w:val="24"/>
                <w:szCs w:val="24"/>
                <w:rtl w:val="0"/>
              </w:rPr>
              <w:t xml:space="preserve"> needed</w:t>
            </w:r>
          </w:p>
        </w:tc>
      </w:tr>
      <w:tr>
        <w:trPr>
          <w:cantSplit w:val="0"/>
          <w:trHeight w:val="768.4768708193981"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right"/>
              <w:rPr>
                <w:sz w:val="24"/>
                <w:szCs w:val="24"/>
              </w:rPr>
            </w:pPr>
            <w:r w:rsidDel="00000000" w:rsidR="00000000" w:rsidRPr="00000000">
              <w:rPr>
                <w:sz w:val="24"/>
                <w:szCs w:val="24"/>
                <w:rtl w:val="0"/>
              </w:rPr>
              <w:t xml:space="preserve">Strategic Insights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Summary of aggregate accelerator feedback</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Advisor Task Forces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Advisor Task Forces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tl w:val="0"/>
              </w:rPr>
              <w:t xml:space="preserve">Advisor Task Forces</w:t>
            </w:r>
          </w:p>
        </w:tc>
      </w:tr>
      <w:tr>
        <w:trPr>
          <w:cantSplit w:val="0"/>
          <w:trHeight w:val="490.1374320652173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right"/>
              <w:rPr>
                <w:sz w:val="24"/>
                <w:szCs w:val="24"/>
              </w:rPr>
            </w:pPr>
            <w:r w:rsidDel="00000000" w:rsidR="00000000" w:rsidRPr="00000000">
              <w:rPr>
                <w:sz w:val="24"/>
                <w:szCs w:val="24"/>
                <w:rtl w:val="0"/>
              </w:rPr>
              <w:t xml:space="preserve">Market Insights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sz w:val="24"/>
                <w:szCs w:val="24"/>
                <w:rtl w:val="0"/>
              </w:rPr>
              <w:t xml:space="preserve">Trends &amp; Insights Reports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Trends &amp; Insights Reports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Trends &amp; Insights Reports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Trends &amp; Insights Reports</w:t>
            </w:r>
          </w:p>
        </w:tc>
      </w:tr>
      <w:tr>
        <w:trPr>
          <w:cantSplit w:val="0"/>
          <w:trHeight w:val="490.1374320652173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Trusted Partner Suite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sz w:val="24"/>
                <w:szCs w:val="24"/>
              </w:rPr>
            </w:pPr>
            <w:r w:rsidDel="00000000" w:rsidR="00000000" w:rsidRPr="00000000">
              <w:rPr>
                <w:sz w:val="24"/>
                <w:szCs w:val="24"/>
                <w:rtl w:val="0"/>
              </w:rPr>
              <w:t xml:space="preserve">Access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Access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Access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Access</w:t>
            </w:r>
          </w:p>
        </w:tc>
      </w:tr>
    </w:tbl>
    <w:p w:rsidR="00000000" w:rsidDel="00000000" w:rsidP="00000000" w:rsidRDefault="00000000" w:rsidRPr="00000000" w14:paraId="000000C5">
      <w:pPr>
        <w:rPr>
          <w:b w:val="1"/>
          <w:sz w:val="24"/>
          <w:szCs w:val="24"/>
        </w:rPr>
      </w:pPr>
      <w:r w:rsidDel="00000000" w:rsidR="00000000" w:rsidRPr="00000000">
        <w:rPr>
          <w:rtl w:val="0"/>
        </w:rPr>
      </w:r>
    </w:p>
    <w:p w:rsidR="00000000" w:rsidDel="00000000" w:rsidP="00000000" w:rsidRDefault="00000000" w:rsidRPr="00000000" w14:paraId="000000C6">
      <w:pPr>
        <w:rPr>
          <w:b w:val="1"/>
          <w:color w:val="ff0000"/>
          <w:sz w:val="24"/>
          <w:szCs w:val="24"/>
        </w:rPr>
      </w:pPr>
      <w:r w:rsidDel="00000000" w:rsidR="00000000" w:rsidRPr="00000000">
        <w:rPr>
          <w:b w:val="1"/>
          <w:color w:val="ff0000"/>
          <w:sz w:val="24"/>
          <w:szCs w:val="24"/>
          <w:rtl w:val="0"/>
        </w:rPr>
        <w:t xml:space="preserve">UPDATE BELOW IN SOURCE DOC: </w:t>
      </w:r>
      <w:hyperlink r:id="rId12">
        <w:r w:rsidDel="00000000" w:rsidR="00000000" w:rsidRPr="00000000">
          <w:rPr>
            <w:b w:val="1"/>
            <w:color w:val="0000ee"/>
            <w:sz w:val="24"/>
            <w:szCs w:val="24"/>
            <w:u w:val="single"/>
            <w:rtl w:val="0"/>
          </w:rPr>
          <w:t xml:space="preserve">SvS Amplification Program Products</w:t>
        </w:r>
      </w:hyperlink>
      <w:r w:rsidDel="00000000" w:rsidR="00000000" w:rsidRPr="00000000">
        <w:rPr>
          <w:rtl w:val="0"/>
        </w:rPr>
      </w:r>
    </w:p>
    <w:p w:rsidR="00000000" w:rsidDel="00000000" w:rsidP="00000000" w:rsidRDefault="00000000" w:rsidRPr="00000000" w14:paraId="000000C7">
      <w:pPr>
        <w:ind w:left="1440" w:firstLine="0"/>
        <w:rPr>
          <w:sz w:val="24"/>
          <w:szCs w:val="24"/>
        </w:rPr>
      </w:pPr>
      <w:r w:rsidDel="00000000" w:rsidR="00000000" w:rsidRPr="00000000">
        <w:rPr>
          <w:rtl w:val="0"/>
        </w:rPr>
      </w:r>
    </w:p>
    <w:tbl>
      <w:tblPr>
        <w:tblStyle w:val="Table2"/>
        <w:tblW w:w="31515.0" w:type="dxa"/>
        <w:jc w:val="left"/>
        <w:tblInd w:w="-19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4785"/>
        <w:gridCol w:w="4530"/>
        <w:gridCol w:w="4695"/>
        <w:gridCol w:w="5880"/>
        <w:gridCol w:w="7620"/>
        <w:tblGridChange w:id="0">
          <w:tblGrid>
            <w:gridCol w:w="4005"/>
            <w:gridCol w:w="4785"/>
            <w:gridCol w:w="4530"/>
            <w:gridCol w:w="4695"/>
            <w:gridCol w:w="5880"/>
            <w:gridCol w:w="7620"/>
          </w:tblGrid>
        </w:tblGridChange>
      </w:tblGrid>
      <w:tr>
        <w:trPr>
          <w:cantSplit w:val="0"/>
          <w:trHeight w:val="512.373046875" w:hRule="atLeast"/>
          <w:tblHeader w:val="0"/>
        </w:trPr>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4"/>
                <w:szCs w:val="24"/>
              </w:rPr>
            </w:pPr>
            <w:r w:rsidDel="00000000" w:rsidR="00000000" w:rsidRPr="00000000">
              <w:rPr>
                <w:rtl w:val="0"/>
              </w:rPr>
            </w:r>
          </w:p>
        </w:tc>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4"/>
                <w:szCs w:val="24"/>
              </w:rPr>
            </w:pPr>
            <w:r w:rsidDel="00000000" w:rsidR="00000000" w:rsidRPr="00000000">
              <w:rPr>
                <w:sz w:val="24"/>
                <w:szCs w:val="24"/>
                <w:rtl w:val="0"/>
              </w:rPr>
              <w:t xml:space="preserve">Program Participation</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4"/>
                <w:szCs w:val="24"/>
              </w:rPr>
            </w:pPr>
            <w:r w:rsidDel="00000000" w:rsidR="00000000" w:rsidRPr="00000000">
              <w:rPr>
                <w:b w:val="1"/>
                <w:color w:val="ffffff"/>
                <w:sz w:val="24"/>
                <w:szCs w:val="24"/>
                <w:rtl w:val="0"/>
              </w:rPr>
              <w:t xml:space="preserve">SvS Program Products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4"/>
                <w:szCs w:val="24"/>
              </w:rPr>
            </w:pPr>
            <w:r w:rsidDel="00000000" w:rsidR="00000000" w:rsidRPr="00000000">
              <w:rPr>
                <w:sz w:val="24"/>
                <w:szCs w:val="24"/>
                <w:rtl w:val="0"/>
              </w:rPr>
              <w:t xml:space="preserve">Program Product Description</w:t>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4"/>
                <w:szCs w:val="24"/>
              </w:rPr>
            </w:pPr>
            <w:r w:rsidDel="00000000" w:rsidR="00000000" w:rsidRPr="00000000">
              <w:rPr>
                <w:b w:val="1"/>
                <w:color w:val="ffffff"/>
                <w:sz w:val="24"/>
                <w:szCs w:val="24"/>
                <w:rtl w:val="0"/>
              </w:rPr>
              <w:t xml:space="preserve">Program Product Participant / Partners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4"/>
                <w:szCs w:val="24"/>
              </w:rPr>
            </w:pPr>
            <w:r w:rsidDel="00000000" w:rsidR="00000000" w:rsidRPr="00000000">
              <w:rPr>
                <w:b w:val="1"/>
                <w:color w:val="ffffff"/>
                <w:sz w:val="24"/>
                <w:szCs w:val="24"/>
                <w:rtl w:val="0"/>
              </w:rPr>
              <w:t xml:space="preserve">Product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b w:val="1"/>
                <w:color w:val="ffffff"/>
                <w:sz w:val="24"/>
                <w:szCs w:val="24"/>
              </w:rPr>
            </w:pPr>
            <w:r w:rsidDel="00000000" w:rsidR="00000000" w:rsidRPr="00000000">
              <w:rPr>
                <w:b w:val="1"/>
                <w:color w:val="ffffff"/>
                <w:sz w:val="24"/>
                <w:szCs w:val="24"/>
                <w:rtl w:val="0"/>
              </w:rPr>
              <w:t xml:space="preserve">Stage 1</w:t>
            </w:r>
          </w:p>
          <w:p w:rsidR="00000000" w:rsidDel="00000000" w:rsidP="00000000" w:rsidRDefault="00000000" w:rsidRPr="00000000" w14:paraId="000000D3">
            <w:pPr>
              <w:widowControl w:val="0"/>
              <w:jc w:val="center"/>
              <w:rPr>
                <w:sz w:val="24"/>
                <w:szCs w:val="24"/>
              </w:rPr>
            </w:pPr>
            <w:r w:rsidDel="00000000" w:rsidR="00000000" w:rsidRPr="00000000">
              <w:rPr>
                <w:b w:val="1"/>
                <w:color w:val="ffffff"/>
                <w:sz w:val="24"/>
                <w:szCs w:val="24"/>
                <w:rtl w:val="0"/>
              </w:rPr>
              <w:t xml:space="preserve">($50k++ investment level) | Pre-Seed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b5394"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b w:val="1"/>
                <w:color w:val="ffffff"/>
                <w:sz w:val="24"/>
                <w:szCs w:val="24"/>
              </w:rPr>
            </w:pPr>
            <w:r w:rsidDel="00000000" w:rsidR="00000000" w:rsidRPr="00000000">
              <w:rPr>
                <w:b w:val="1"/>
                <w:color w:val="ffffff"/>
                <w:sz w:val="24"/>
                <w:szCs w:val="24"/>
                <w:rtl w:val="0"/>
              </w:rPr>
              <w:t xml:space="preserve">Stage 2</w:t>
            </w:r>
          </w:p>
          <w:p w:rsidR="00000000" w:rsidDel="00000000" w:rsidP="00000000" w:rsidRDefault="00000000" w:rsidRPr="00000000" w14:paraId="000000D5">
            <w:pPr>
              <w:widowControl w:val="0"/>
              <w:jc w:val="center"/>
              <w:rPr>
                <w:sz w:val="24"/>
                <w:szCs w:val="24"/>
              </w:rPr>
            </w:pPr>
            <w:r w:rsidDel="00000000" w:rsidR="00000000" w:rsidRPr="00000000">
              <w:rPr>
                <w:b w:val="1"/>
                <w:color w:val="ffffff"/>
                <w:sz w:val="24"/>
                <w:szCs w:val="24"/>
                <w:rtl w:val="0"/>
              </w:rPr>
              <w:t xml:space="preserve">Early | Core Fund Investment</w:t>
            </w:r>
            <w:r w:rsidDel="00000000" w:rsidR="00000000" w:rsidRPr="00000000">
              <w:rPr>
                <w:rtl w:val="0"/>
              </w:rPr>
            </w:r>
          </w:p>
        </w:tc>
      </w:tr>
      <w:tr>
        <w:trPr>
          <w:cantSplit w:val="0"/>
          <w:trHeight w:val="1979.2382812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4"/>
                <w:szCs w:val="24"/>
                <w:highlight w:val="cyan"/>
              </w:rPr>
            </w:pPr>
            <w:r w:rsidDel="00000000" w:rsidR="00000000" w:rsidRPr="00000000">
              <w:rPr>
                <w:b w:val="1"/>
                <w:sz w:val="24"/>
                <w:szCs w:val="24"/>
                <w:highlight w:val="cyan"/>
                <w:rtl w:val="0"/>
              </w:rPr>
              <w:t xml:space="preserve">Sequoia Innovation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4"/>
                <w:szCs w:val="24"/>
              </w:rPr>
            </w:pPr>
            <w:r w:rsidDel="00000000" w:rsidR="00000000" w:rsidRPr="00000000">
              <w:rPr>
                <w:sz w:val="24"/>
                <w:szCs w:val="24"/>
                <w:rtl w:val="0"/>
              </w:rPr>
              <w:t xml:space="preserve">Compliance </w:t>
              <w:br w:type="textWrapping"/>
              <w:t xml:space="preserve">Product </w:t>
              <w:br w:type="textWrapping"/>
              <w:t xml:space="preserve">Sales</w:t>
              <w:br w:type="textWrapping"/>
              <w:t xml:space="preserve">Security</w:t>
              <w:br w:type="textWrapping"/>
              <w:t xml:space="preserve">Integrations</w:t>
              <w:br w:type="textWrapping"/>
              <w:t xml:space="preserve">Marketing</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A">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4"/>
                <w:szCs w:val="24"/>
                <w:highlight w:val="cyan"/>
              </w:rPr>
            </w:pPr>
            <w:r w:rsidDel="00000000" w:rsidR="00000000" w:rsidRPr="00000000">
              <w:rPr>
                <w:b w:val="1"/>
                <w:sz w:val="24"/>
                <w:szCs w:val="24"/>
                <w:highlight w:val="cyan"/>
                <w:rtl w:val="0"/>
              </w:rPr>
              <w:t xml:space="preserve">HCM / Workforce System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4"/>
                <w:szCs w:val="24"/>
              </w:rPr>
            </w:pPr>
            <w:r w:rsidDel="00000000" w:rsidR="00000000" w:rsidRPr="00000000">
              <w:rPr>
                <w:sz w:val="24"/>
                <w:szCs w:val="24"/>
                <w:rtl w:val="0"/>
              </w:rPr>
              <w:t xml:space="preserve">ADP, Paychex, ServiceNow, Workday</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4"/>
                <w:szCs w:val="24"/>
              </w:rPr>
            </w:pPr>
            <w:r w:rsidDel="00000000" w:rsidR="00000000" w:rsidRPr="00000000">
              <w:rPr>
                <w:sz w:val="24"/>
                <w:szCs w:val="24"/>
                <w:rtl w:val="0"/>
              </w:rPr>
              <w:t xml:space="preserve">CHRO, Product, Sales, Security, Compliance, Integrations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4"/>
                <w:szCs w:val="24"/>
                <w:highlight w:val="cyan"/>
              </w:rPr>
            </w:pPr>
            <w:r w:rsidDel="00000000" w:rsidR="00000000" w:rsidRPr="00000000">
              <w:rPr>
                <w:b w:val="1"/>
                <w:sz w:val="24"/>
                <w:szCs w:val="24"/>
                <w:highlight w:val="cyan"/>
                <w:rtl w:val="0"/>
              </w:rPr>
              <w:t xml:space="preserve">Life/Di Carrier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4"/>
                <w:szCs w:val="24"/>
              </w:rPr>
            </w:pPr>
            <w:r w:rsidDel="00000000" w:rsidR="00000000" w:rsidRPr="00000000">
              <w:rPr>
                <w:sz w:val="24"/>
                <w:szCs w:val="24"/>
                <w:rtl w:val="0"/>
              </w:rPr>
              <w:t xml:space="preserve">MetLife, Guardian, Unum</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4"/>
                <w:szCs w:val="24"/>
              </w:rPr>
            </w:pPr>
            <w:r w:rsidDel="00000000" w:rsidR="00000000" w:rsidRPr="00000000">
              <w:rPr>
                <w:sz w:val="24"/>
                <w:szCs w:val="24"/>
                <w:rtl w:val="0"/>
              </w:rPr>
              <w:t xml:space="preserve">CHRO, Product, Sales, Security, Compliance, Integrations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rPr>
                <w:sz w:val="24"/>
                <w:szCs w:val="24"/>
                <w:highlight w:val="cyan"/>
              </w:rPr>
            </w:pPr>
            <w:r w:rsidDel="00000000" w:rsidR="00000000" w:rsidRPr="00000000">
              <w:rPr>
                <w:b w:val="1"/>
                <w:sz w:val="24"/>
                <w:szCs w:val="24"/>
                <w:highlight w:val="cyan"/>
                <w:rtl w:val="0"/>
              </w:rPr>
              <w:t xml:space="preserve">Health Plan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rPr>
                <w:sz w:val="24"/>
                <w:szCs w:val="24"/>
              </w:rPr>
            </w:pPr>
            <w:r w:rsidDel="00000000" w:rsidR="00000000" w:rsidRPr="00000000">
              <w:rPr>
                <w:sz w:val="24"/>
                <w:szCs w:val="24"/>
                <w:rtl w:val="0"/>
              </w:rPr>
              <w:t xml:space="preserve">Cigna, Healthworx, Elevance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4"/>
                <w:szCs w:val="24"/>
              </w:rPr>
            </w:pPr>
            <w:r w:rsidDel="00000000" w:rsidR="00000000" w:rsidRPr="00000000">
              <w:rPr>
                <w:sz w:val="24"/>
                <w:szCs w:val="24"/>
                <w:rtl w:val="0"/>
              </w:rPr>
              <w:t xml:space="preserve">CHRO, Product, Sales, Security, Compliance, Integrations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4"/>
                <w:szCs w:val="24"/>
                <w:highlight w:val="cyan"/>
              </w:rPr>
            </w:pPr>
            <w:r w:rsidDel="00000000" w:rsidR="00000000" w:rsidRPr="00000000">
              <w:rPr>
                <w:b w:val="1"/>
                <w:sz w:val="24"/>
                <w:szCs w:val="24"/>
                <w:highlight w:val="cyan"/>
                <w:rtl w:val="0"/>
              </w:rPr>
              <w:t xml:space="preserve">Hospital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F">
            <w:pPr>
              <w:widowControl w:val="0"/>
              <w:rPr>
                <w:sz w:val="24"/>
                <w:szCs w:val="24"/>
              </w:rPr>
            </w:pPr>
            <w:r w:rsidDel="00000000" w:rsidR="00000000" w:rsidRPr="00000000">
              <w:rPr>
                <w:sz w:val="24"/>
                <w:szCs w:val="24"/>
                <w:rtl w:val="0"/>
              </w:rPr>
              <w:t xml:space="preserve">UPMC, Northwell, Mayo</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4"/>
                <w:szCs w:val="24"/>
              </w:rPr>
            </w:pPr>
            <w:r w:rsidDel="00000000" w:rsidR="00000000" w:rsidRPr="00000000">
              <w:rPr>
                <w:sz w:val="24"/>
                <w:szCs w:val="24"/>
                <w:rtl w:val="0"/>
              </w:rPr>
              <w:t xml:space="preserve">CHRO, Clinical, Providers, etc.</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4"/>
                <w:szCs w:val="24"/>
                <w:highlight w:val="cyan"/>
              </w:rPr>
            </w:pPr>
            <w:r w:rsidDel="00000000" w:rsidR="00000000" w:rsidRPr="00000000">
              <w:rPr>
                <w:b w:val="1"/>
                <w:sz w:val="24"/>
                <w:szCs w:val="24"/>
                <w:highlight w:val="cyan"/>
                <w:rtl w:val="0"/>
              </w:rPr>
              <w:t xml:space="preserve">Financial Services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rPr>
                <w:sz w:val="24"/>
                <w:szCs w:val="24"/>
              </w:rPr>
            </w:pPr>
            <w:r w:rsidDel="00000000" w:rsidR="00000000" w:rsidRPr="00000000">
              <w:rPr>
                <w:sz w:val="24"/>
                <w:szCs w:val="24"/>
                <w:rtl w:val="0"/>
              </w:rPr>
              <w:t xml:space="preserve">Fidelity, Morgan Stanley</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4"/>
                <w:szCs w:val="24"/>
                <w:highlight w:val="cyan"/>
              </w:rPr>
            </w:pPr>
            <w:r w:rsidDel="00000000" w:rsidR="00000000" w:rsidRPr="00000000">
              <w:rPr>
                <w:b w:val="1"/>
                <w:sz w:val="24"/>
                <w:szCs w:val="24"/>
                <w:highlight w:val="cyan"/>
                <w:rtl w:val="0"/>
              </w:rPr>
              <w:t xml:space="preserve">Broker Council Series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4"/>
                <w:szCs w:val="24"/>
              </w:rPr>
            </w:pPr>
            <w:r w:rsidDel="00000000" w:rsidR="00000000" w:rsidRPr="00000000">
              <w:rPr>
                <w:sz w:val="24"/>
                <w:szCs w:val="24"/>
                <w:rtl w:val="0"/>
              </w:rPr>
              <w:t xml:space="preserve">Sequoia, One Digital, WTW or Aon</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4"/>
                <w:szCs w:val="24"/>
                <w:highlight w:val="cyan"/>
              </w:rPr>
            </w:pPr>
            <w:r w:rsidDel="00000000" w:rsidR="00000000" w:rsidRPr="00000000">
              <w:rPr>
                <w:b w:val="1"/>
                <w:sz w:val="24"/>
                <w:szCs w:val="24"/>
                <w:highlight w:val="cyan"/>
                <w:rtl w:val="0"/>
              </w:rPr>
              <w:t xml:space="preserve">Venture Capital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4"/>
                <w:szCs w:val="24"/>
              </w:rPr>
            </w:pPr>
            <w:r w:rsidDel="00000000" w:rsidR="00000000" w:rsidRPr="00000000">
              <w:rPr>
                <w:sz w:val="24"/>
                <w:szCs w:val="24"/>
                <w:rtl w:val="0"/>
              </w:rPr>
              <w:t xml:space="preserve">5 Seed stage: Village, BTV, Delfine, (Bread &amp; Butter?), 5 Late Stage: a16z, GC, Upfront?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4"/>
                <w:szCs w:val="24"/>
              </w:rPr>
            </w:pPr>
            <w:r w:rsidDel="00000000" w:rsidR="00000000" w:rsidRPr="00000000">
              <w:rPr>
                <w:sz w:val="24"/>
                <w:szCs w:val="24"/>
                <w:rtl w:val="0"/>
              </w:rPr>
              <w:t xml:space="preserve">General Partners, Business Development/Platform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4"/>
                <w:szCs w:val="24"/>
              </w:rPr>
            </w:pPr>
            <w:r w:rsidDel="00000000" w:rsidR="00000000" w:rsidRPr="00000000">
              <w:rPr>
                <w:sz w:val="24"/>
                <w:szCs w:val="24"/>
                <w:rtl w:val="0"/>
              </w:rPr>
              <w:t xml:space="preserve">Tech Week/funraising support/GTM additional assistance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4"/>
                <w:szCs w:val="24"/>
              </w:rPr>
            </w:pPr>
            <w:r w:rsidDel="00000000" w:rsidR="00000000" w:rsidRPr="00000000">
              <w:rPr>
                <w:sz w:val="24"/>
                <w:szCs w:val="24"/>
                <w:rtl w:val="0"/>
              </w:rPr>
              <w:t xml:space="preserve">Conferences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7">
            <w:pPr>
              <w:widowControl w:val="0"/>
              <w:rPr>
                <w:sz w:val="24"/>
                <w:szCs w:val="24"/>
              </w:rPr>
            </w:pPr>
            <w:r w:rsidDel="00000000" w:rsidR="00000000" w:rsidRPr="00000000">
              <w:rPr>
                <w:sz w:val="24"/>
                <w:szCs w:val="24"/>
                <w:rtl w:val="0"/>
              </w:rPr>
              <w:t xml:space="preserve">Transform, HR Tech, ITC, HLTH, JPM, Maybe Money 2020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4"/>
                <w:szCs w:val="24"/>
              </w:rPr>
            </w:pPr>
            <w:r w:rsidDel="00000000" w:rsidR="00000000" w:rsidRPr="00000000">
              <w:rPr>
                <w:sz w:val="24"/>
                <w:szCs w:val="24"/>
                <w:rtl w:val="0"/>
              </w:rPr>
              <w:t xml:space="preserve">Key leaders build connectivity to get tracks and influence</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4"/>
                <w:szCs w:val="24"/>
              </w:rPr>
            </w:pPr>
            <w:r w:rsidDel="00000000" w:rsidR="00000000" w:rsidRPr="00000000">
              <w:rPr>
                <w:sz w:val="24"/>
                <w:szCs w:val="24"/>
                <w:rtl w:val="0"/>
              </w:rPr>
              <w:t xml:space="preserve">Venture Insights/Industry events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4"/>
                <w:szCs w:val="24"/>
              </w:rPr>
            </w:pPr>
            <w:r w:rsidDel="00000000" w:rsidR="00000000" w:rsidRPr="00000000">
              <w:rPr>
                <w:sz w:val="24"/>
                <w:szCs w:val="24"/>
                <w:rtl w:val="0"/>
              </w:rPr>
              <w:t xml:space="preserve">Workforce Council Series | PTP Growth Program</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4"/>
                <w:szCs w:val="24"/>
              </w:rPr>
            </w:pPr>
            <w:r w:rsidDel="00000000" w:rsidR="00000000" w:rsidRPr="00000000">
              <w:rPr>
                <w:sz w:val="24"/>
                <w:szCs w:val="24"/>
                <w:rtl w:val="0"/>
              </w:rPr>
              <w:t xml:space="preserve">PTP</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4"/>
                <w:szCs w:val="24"/>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4"/>
                <w:szCs w:val="24"/>
              </w:rPr>
            </w:pPr>
            <w:r w:rsidDel="00000000" w:rsidR="00000000" w:rsidRPr="00000000">
              <w:rPr>
                <w:b w:val="1"/>
                <w:sz w:val="24"/>
                <w:szCs w:val="24"/>
                <w:rtl w:val="0"/>
              </w:rPr>
              <w:t xml:space="preserve">Enterprise Council Series | PTE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4"/>
                <w:szCs w:val="24"/>
              </w:rPr>
            </w:pPr>
            <w:r w:rsidDel="00000000" w:rsidR="00000000" w:rsidRPr="00000000">
              <w:rPr>
                <w:sz w:val="24"/>
                <w:szCs w:val="24"/>
                <w:rtl w:val="0"/>
              </w:rPr>
              <w:t xml:space="preserve">Innovation Council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4"/>
                <w:szCs w:val="24"/>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4"/>
                <w:szCs w:val="24"/>
              </w:rPr>
            </w:pPr>
            <w:r w:rsidDel="00000000" w:rsidR="00000000" w:rsidRPr="00000000">
              <w:rPr>
                <w:b w:val="1"/>
                <w:sz w:val="24"/>
                <w:szCs w:val="24"/>
                <w:rtl w:val="0"/>
              </w:rPr>
              <w:t xml:space="preserve">GTM Expert Sessions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4"/>
                <w:szCs w:val="24"/>
              </w:rPr>
            </w:pPr>
            <w:r w:rsidDel="00000000" w:rsidR="00000000" w:rsidRPr="00000000">
              <w:rPr>
                <w:sz w:val="24"/>
                <w:szCs w:val="24"/>
                <w:rtl w:val="0"/>
              </w:rPr>
              <w:t xml:space="preserve">Targeted meetings with SvS SME's on specific GTM focus areas: i.e. Michele - Marketing Amplification, David Cook - Security &amp; procurement readiness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4"/>
                <w:szCs w:val="24"/>
              </w:rPr>
            </w:pPr>
            <w:r w:rsidDel="00000000" w:rsidR="00000000" w:rsidRPr="00000000">
              <w:rPr>
                <w:sz w:val="24"/>
                <w:szCs w:val="24"/>
                <w:rtl w:val="0"/>
              </w:rPr>
              <w:t xml:space="preserve">SME Session</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4"/>
                <w:szCs w:val="24"/>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4"/>
                <w:szCs w:val="24"/>
              </w:rPr>
            </w:pPr>
            <w:r w:rsidDel="00000000" w:rsidR="00000000" w:rsidRPr="00000000">
              <w:rPr>
                <w:b w:val="1"/>
                <w:sz w:val="24"/>
                <w:szCs w:val="24"/>
                <w:rtl w:val="0"/>
              </w:rPr>
              <w:t xml:space="preserve">SV Partner Engagement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4"/>
                <w:szCs w:val="24"/>
              </w:rPr>
            </w:pPr>
            <w:r w:rsidDel="00000000" w:rsidR="00000000" w:rsidRPr="00000000">
              <w:rPr>
                <w:sz w:val="24"/>
                <w:szCs w:val="24"/>
                <w:rtl w:val="0"/>
              </w:rPr>
              <w:t xml:space="preserve">SME Session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4"/>
                <w:szCs w:val="24"/>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4"/>
                <w:szCs w:val="24"/>
              </w:rPr>
            </w:pPr>
            <w:r w:rsidDel="00000000" w:rsidR="00000000" w:rsidRPr="00000000">
              <w:rPr>
                <w:b w:val="1"/>
                <w:sz w:val="24"/>
                <w:szCs w:val="24"/>
                <w:rtl w:val="0"/>
              </w:rPr>
              <w:t xml:space="preserve">Race to 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4"/>
                <w:szCs w:val="24"/>
              </w:rPr>
            </w:pPr>
            <w:r w:rsidDel="00000000" w:rsidR="00000000" w:rsidRPr="00000000">
              <w:rPr>
                <w:sz w:val="24"/>
                <w:szCs w:val="24"/>
                <w:rtl w:val="0"/>
              </w:rPr>
              <w:t xml:space="preserve">20 introductions within target market in the 90 days after launching the SvS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A">
            <w:pPr>
              <w:widowControl w:val="0"/>
              <w:rPr>
                <w:sz w:val="24"/>
                <w:szCs w:val="24"/>
              </w:rPr>
            </w:pPr>
            <w:r w:rsidDel="00000000" w:rsidR="00000000" w:rsidRPr="00000000">
              <w:rPr>
                <w:sz w:val="24"/>
                <w:szCs w:val="24"/>
                <w:rtl w:val="0"/>
              </w:rPr>
              <w:t xml:space="preserve">FALSE</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4"/>
                <w:szCs w:val="24"/>
              </w:rPr>
            </w:pPr>
            <w:r w:rsidDel="00000000" w:rsidR="00000000" w:rsidRPr="00000000">
              <w:rPr>
                <w:sz w:val="24"/>
                <w:szCs w:val="24"/>
                <w:rtl w:val="0"/>
              </w:rPr>
              <w:t xml:space="preserve">FALSE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4"/>
                <w:szCs w:val="24"/>
              </w:rPr>
            </w:pPr>
            <w:r w:rsidDel="00000000" w:rsidR="00000000" w:rsidRPr="00000000">
              <w:rPr>
                <w:b w:val="1"/>
                <w:sz w:val="24"/>
                <w:szCs w:val="24"/>
                <w:rtl w:val="0"/>
              </w:rPr>
              <w:t xml:space="preserve">Advisor Feedback Session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4"/>
                <w:szCs w:val="24"/>
              </w:rPr>
            </w:pPr>
            <w:r w:rsidDel="00000000" w:rsidR="00000000" w:rsidRPr="00000000">
              <w:rPr>
                <w:sz w:val="24"/>
                <w:szCs w:val="24"/>
                <w:rtl w:val="0"/>
              </w:rPr>
              <w:t xml:space="preserve">Feedback session with target advisor group to gain insight into product, go to market strategy and more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4"/>
                <w:szCs w:val="24"/>
              </w:rPr>
            </w:pPr>
            <w:r w:rsidDel="00000000" w:rsidR="00000000" w:rsidRPr="00000000">
              <w:rPr>
                <w:sz w:val="24"/>
                <w:szCs w:val="24"/>
                <w:rtl w:val="0"/>
              </w:rPr>
              <w:t xml:space="preserve">FALSE</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4"/>
                <w:szCs w:val="24"/>
              </w:rPr>
            </w:pPr>
            <w:r w:rsidDel="00000000" w:rsidR="00000000" w:rsidRPr="00000000">
              <w:rPr>
                <w:b w:val="1"/>
                <w:sz w:val="24"/>
                <w:szCs w:val="24"/>
                <w:rtl w:val="0"/>
              </w:rPr>
              <w:t xml:space="preserve">Happy Hour/Dinner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4"/>
                <w:szCs w:val="24"/>
              </w:rPr>
            </w:pPr>
            <w:r w:rsidDel="00000000" w:rsidR="00000000" w:rsidRPr="00000000">
              <w:rPr>
                <w:sz w:val="24"/>
                <w:szCs w:val="24"/>
                <w:rtl w:val="0"/>
              </w:rPr>
              <w:t xml:space="preserve">Co-Host Happy Hour/Dinner with target market attendees, prospects, VC alignment and other strategic connections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4"/>
                <w:szCs w:val="24"/>
              </w:rPr>
            </w:pPr>
            <w:r w:rsidDel="00000000" w:rsidR="00000000" w:rsidRPr="00000000">
              <w:rPr>
                <w:sz w:val="24"/>
                <w:szCs w:val="24"/>
                <w:rtl w:val="0"/>
              </w:rPr>
              <w:t xml:space="preserve">FALSE</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4"/>
                <w:szCs w:val="24"/>
              </w:rPr>
            </w:pPr>
            <w:r w:rsidDel="00000000" w:rsidR="00000000" w:rsidRPr="00000000">
              <w:rPr>
                <w:b w:val="1"/>
                <w:sz w:val="24"/>
                <w:szCs w:val="24"/>
                <w:rtl w:val="0"/>
              </w:rPr>
              <w:t xml:space="preserve">Speaking Engagement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4"/>
                <w:szCs w:val="24"/>
              </w:rPr>
            </w:pPr>
            <w:r w:rsidDel="00000000" w:rsidR="00000000" w:rsidRPr="00000000">
              <w:rPr>
                <w:sz w:val="24"/>
                <w:szCs w:val="24"/>
                <w:rtl w:val="0"/>
              </w:rPr>
              <w:t xml:space="preserve">High-level exposure to SemperVirens ecosystem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4"/>
                <w:szCs w:val="24"/>
              </w:rPr>
            </w:pPr>
            <w:r w:rsidDel="00000000" w:rsidR="00000000" w:rsidRPr="00000000">
              <w:rPr>
                <w:sz w:val="24"/>
                <w:szCs w:val="24"/>
                <w:rtl w:val="0"/>
              </w:rPr>
              <w:t xml:space="preserve">FALSE</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4"/>
                <w:szCs w:val="24"/>
              </w:rPr>
            </w:pPr>
            <w:r w:rsidDel="00000000" w:rsidR="00000000" w:rsidRPr="00000000">
              <w:rPr>
                <w:sz w:val="24"/>
                <w:szCs w:val="24"/>
                <w:rtl w:val="0"/>
              </w:rPr>
              <w:t xml:space="preserve">FALSE</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4"/>
                <w:szCs w:val="24"/>
              </w:rPr>
            </w:pPr>
            <w:r w:rsidDel="00000000" w:rsidR="00000000" w:rsidRPr="00000000">
              <w:rPr>
                <w:b w:val="1"/>
                <w:sz w:val="24"/>
                <w:szCs w:val="24"/>
                <w:rtl w:val="0"/>
              </w:rPr>
              <w:t xml:space="preserve">Strategic Partner Events &amp; Introductions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4"/>
                <w:szCs w:val="24"/>
              </w:rPr>
            </w:pPr>
            <w:r w:rsidDel="00000000" w:rsidR="00000000" w:rsidRPr="00000000">
              <w:rPr>
                <w:sz w:val="24"/>
                <w:szCs w:val="24"/>
                <w:rtl w:val="0"/>
              </w:rPr>
              <w:t xml:space="preserve">Introduction to industry leading event and partner connections to elevate portco brand</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24"/>
                <w:szCs w:val="24"/>
              </w:rPr>
            </w:pPr>
            <w:r w:rsidDel="00000000" w:rsidR="00000000" w:rsidRPr="00000000">
              <w:rPr>
                <w:sz w:val="24"/>
                <w:szCs w:val="24"/>
                <w:rtl w:val="0"/>
              </w:rPr>
              <w:t xml:space="preserve">FALSE</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4"/>
                <w:szCs w:val="24"/>
              </w:rPr>
            </w:pPr>
            <w:r w:rsidDel="00000000" w:rsidR="00000000" w:rsidRPr="00000000">
              <w:rPr>
                <w:b w:val="1"/>
                <w:sz w:val="24"/>
                <w:szCs w:val="24"/>
                <w:rtl w:val="0"/>
              </w:rPr>
              <w:t xml:space="preserve">New Partnerships Build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4"/>
                <w:szCs w:val="24"/>
              </w:rPr>
            </w:pPr>
            <w:r w:rsidDel="00000000" w:rsidR="00000000" w:rsidRPr="00000000">
              <w:rPr>
                <w:sz w:val="24"/>
                <w:szCs w:val="24"/>
                <w:rtl w:val="0"/>
              </w:rPr>
              <w:t xml:space="preserve">Line of site to New Large Distribution Channels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rPr>
                <w:sz w:val="24"/>
                <w:szCs w:val="24"/>
              </w:rPr>
            </w:pPr>
            <w:r w:rsidDel="00000000" w:rsidR="00000000" w:rsidRPr="00000000">
              <w:rPr>
                <w:sz w:val="24"/>
                <w:szCs w:val="24"/>
                <w:rtl w:val="0"/>
              </w:rPr>
              <w:t xml:space="preserve">FALSE</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4"/>
                <w:szCs w:val="24"/>
              </w:rPr>
            </w:pPr>
            <w:r w:rsidDel="00000000" w:rsidR="00000000" w:rsidRPr="00000000">
              <w:rPr>
                <w:b w:val="1"/>
                <w:sz w:val="24"/>
                <w:szCs w:val="24"/>
                <w:rtl w:val="0"/>
              </w:rPr>
              <w:t xml:space="preserve">New Community Build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B">
            <w:pPr>
              <w:widowControl w:val="0"/>
              <w:rPr>
                <w:sz w:val="24"/>
                <w:szCs w:val="24"/>
              </w:rPr>
            </w:pPr>
            <w:r w:rsidDel="00000000" w:rsidR="00000000" w:rsidRPr="00000000">
              <w:rPr>
                <w:sz w:val="24"/>
                <w:szCs w:val="24"/>
                <w:rtl w:val="0"/>
              </w:rPr>
              <w:t xml:space="preserve">Line of site to New customer market relationships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D">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E">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4"/>
                <w:szCs w:val="24"/>
              </w:rPr>
            </w:pPr>
            <w:r w:rsidDel="00000000" w:rsidR="00000000" w:rsidRPr="00000000">
              <w:rPr>
                <w:sz w:val="24"/>
                <w:szCs w:val="24"/>
                <w:rtl w:val="0"/>
              </w:rPr>
              <w:t xml:space="preserve">FALSE</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4"/>
                <w:szCs w:val="24"/>
              </w:rPr>
            </w:pPr>
            <w:r w:rsidDel="00000000" w:rsidR="00000000" w:rsidRPr="00000000">
              <w:rPr>
                <w:b w:val="1"/>
                <w:sz w:val="24"/>
                <w:szCs w:val="24"/>
                <w:rtl w:val="0"/>
              </w:rPr>
              <w:t xml:space="preserve">Custom Advisory Boards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4"/>
                <w:szCs w:val="24"/>
              </w:rPr>
            </w:pPr>
            <w:r w:rsidDel="00000000" w:rsidR="00000000" w:rsidRPr="00000000">
              <w:rPr>
                <w:sz w:val="24"/>
                <w:szCs w:val="24"/>
                <w:rtl w:val="0"/>
              </w:rPr>
              <w:t xml:space="preserve">Co-build advisory board utilizing SemperVirens ecosystem to align strategic goals to specific persona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4"/>
                <w:szCs w:val="24"/>
              </w:rPr>
            </w:pPr>
            <w:r w:rsidDel="00000000" w:rsidR="00000000" w:rsidRPr="00000000">
              <w:rPr>
                <w:sz w:val="24"/>
                <w:szCs w:val="24"/>
                <w:rtl w:val="0"/>
              </w:rPr>
              <w:t xml:space="preserve">FALSE</w:t>
            </w:r>
          </w:p>
        </w:tc>
      </w:tr>
    </w:tbl>
    <w:p w:rsidR="00000000" w:rsidDel="00000000" w:rsidP="00000000" w:rsidRDefault="00000000" w:rsidRPr="00000000" w14:paraId="00000166">
      <w:pPr>
        <w:spacing w:before="240" w:lineRule="auto"/>
        <w:ind w:left="0" w:firstLine="0"/>
        <w:rPr>
          <w:b w:val="1"/>
          <w:color w:val="212121"/>
          <w:sz w:val="24"/>
          <w:szCs w:val="24"/>
        </w:rPr>
      </w:pPr>
      <w:r w:rsidDel="00000000" w:rsidR="00000000" w:rsidRPr="00000000">
        <w:rPr>
          <w:rtl w:val="0"/>
        </w:rPr>
      </w:r>
    </w:p>
    <w:p w:rsidR="00000000" w:rsidDel="00000000" w:rsidP="00000000" w:rsidRDefault="00000000" w:rsidRPr="00000000" w14:paraId="00000167">
      <w:pPr>
        <w:pStyle w:val="Heading3"/>
        <w:numPr>
          <w:ilvl w:val="0"/>
          <w:numId w:val="9"/>
        </w:numPr>
        <w:spacing w:after="0" w:afterAutospacing="0" w:before="240" w:lineRule="auto"/>
        <w:ind w:left="720" w:hanging="360"/>
        <w:rPr>
          <w:color w:val="212121"/>
          <w:sz w:val="24"/>
          <w:szCs w:val="24"/>
        </w:rPr>
      </w:pPr>
      <w:bookmarkStart w:colFirst="0" w:colLast="0" w:name="_uczju7s63hf" w:id="4"/>
      <w:bookmarkEnd w:id="4"/>
      <w:r w:rsidDel="00000000" w:rsidR="00000000" w:rsidRPr="00000000">
        <w:rPr>
          <w:b w:val="1"/>
          <w:color w:val="1155cc"/>
          <w:sz w:val="28"/>
          <w:szCs w:val="28"/>
          <w:rtl w:val="0"/>
        </w:rPr>
        <w:t xml:space="preserve">WHO</w:t>
      </w:r>
      <w:r w:rsidDel="00000000" w:rsidR="00000000" w:rsidRPr="00000000">
        <w:rPr>
          <w:color w:val="212121"/>
          <w:sz w:val="24"/>
          <w:szCs w:val="24"/>
          <w:rtl w:val="0"/>
        </w:rPr>
        <w:t xml:space="preserve"> -</w:t>
      </w:r>
    </w:p>
    <w:p w:rsidR="00000000" w:rsidDel="00000000" w:rsidP="00000000" w:rsidRDefault="00000000" w:rsidRPr="00000000" w14:paraId="00000168">
      <w:pPr>
        <w:numPr>
          <w:ilvl w:val="1"/>
          <w:numId w:val="9"/>
        </w:numPr>
        <w:spacing w:after="0" w:afterAutospacing="0" w:before="0" w:beforeAutospacing="0" w:lineRule="auto"/>
        <w:ind w:left="1440" w:hanging="360"/>
        <w:rPr>
          <w:b w:val="1"/>
          <w:color w:val="212121"/>
          <w:sz w:val="24"/>
          <w:szCs w:val="24"/>
        </w:rPr>
      </w:pPr>
      <w:r w:rsidDel="00000000" w:rsidR="00000000" w:rsidRPr="00000000">
        <w:rPr>
          <w:sz w:val="24"/>
          <w:szCs w:val="24"/>
          <w:rtl w:val="0"/>
        </w:rPr>
        <w:t xml:space="preserve">SEE: </w:t>
      </w:r>
      <w:hyperlink r:id="rId13">
        <w:r w:rsidDel="00000000" w:rsidR="00000000" w:rsidRPr="00000000">
          <w:rPr>
            <w:color w:val="0000ee"/>
            <w:sz w:val="24"/>
            <w:szCs w:val="24"/>
            <w:u w:val="single"/>
            <w:rtl w:val="0"/>
          </w:rPr>
          <w:t xml:space="preserve">SvS Amplification Program Products</w:t>
        </w:r>
      </w:hyperlink>
      <w:r w:rsidDel="00000000" w:rsidR="00000000" w:rsidRPr="00000000">
        <w:rPr>
          <w:sz w:val="24"/>
          <w:szCs w:val="24"/>
          <w:rtl w:val="0"/>
        </w:rPr>
        <w:t xml:space="preserve"> above.</w:t>
      </w:r>
    </w:p>
    <w:p w:rsidR="00000000" w:rsidDel="00000000" w:rsidP="00000000" w:rsidRDefault="00000000" w:rsidRPr="00000000" w14:paraId="00000169">
      <w:pPr>
        <w:numPr>
          <w:ilvl w:val="1"/>
          <w:numId w:val="9"/>
        </w:numPr>
        <w:spacing w:after="0" w:afterAutospacing="0" w:before="0" w:beforeAutospacing="0" w:lineRule="auto"/>
        <w:ind w:left="1440" w:hanging="360"/>
        <w:rPr>
          <w:b w:val="1"/>
          <w:color w:val="212121"/>
          <w:sz w:val="24"/>
          <w:szCs w:val="24"/>
        </w:rPr>
      </w:pPr>
      <w:r w:rsidDel="00000000" w:rsidR="00000000" w:rsidRPr="00000000">
        <w:rPr>
          <w:sz w:val="24"/>
          <w:szCs w:val="24"/>
          <w:rtl w:val="0"/>
        </w:rPr>
        <w:t xml:space="preserve">SV Team</w:t>
      </w:r>
    </w:p>
    <w:p w:rsidR="00000000" w:rsidDel="00000000" w:rsidP="00000000" w:rsidRDefault="00000000" w:rsidRPr="00000000" w14:paraId="0000016A">
      <w:pPr>
        <w:numPr>
          <w:ilvl w:val="2"/>
          <w:numId w:val="9"/>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Have an SV Partner owner within each category</w:t>
      </w:r>
    </w:p>
    <w:p w:rsidR="00000000" w:rsidDel="00000000" w:rsidP="00000000" w:rsidRDefault="00000000" w:rsidRPr="00000000" w14:paraId="0000016B">
      <w:pPr>
        <w:numPr>
          <w:ilvl w:val="1"/>
          <w:numId w:val="9"/>
        </w:numPr>
        <w:spacing w:after="0" w:afterAutospacing="0" w:before="0" w:beforeAutospacing="0" w:lineRule="auto"/>
        <w:ind w:left="1440" w:hanging="360"/>
        <w:rPr>
          <w:b w:val="1"/>
          <w:color w:val="212121"/>
          <w:sz w:val="24"/>
          <w:szCs w:val="24"/>
        </w:rPr>
      </w:pPr>
      <w:r w:rsidDel="00000000" w:rsidR="00000000" w:rsidRPr="00000000">
        <w:rPr>
          <w:sz w:val="24"/>
          <w:szCs w:val="24"/>
          <w:rtl w:val="0"/>
        </w:rPr>
        <w:t xml:space="preserve">SV Strategic Partners / LPs - dedicated innovation Councils</w:t>
      </w:r>
    </w:p>
    <w:p w:rsidR="00000000" w:rsidDel="00000000" w:rsidP="00000000" w:rsidRDefault="00000000" w:rsidRPr="00000000" w14:paraId="0000016C">
      <w:pPr>
        <w:numPr>
          <w:ilvl w:val="2"/>
          <w:numId w:val="9"/>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ADP, MetLife, Cigna, Guardian, Paychex, Unum, Sequoia</w:t>
      </w:r>
    </w:p>
    <w:p w:rsidR="00000000" w:rsidDel="00000000" w:rsidP="00000000" w:rsidRDefault="00000000" w:rsidRPr="00000000" w14:paraId="0000016D">
      <w:pPr>
        <w:numPr>
          <w:ilvl w:val="2"/>
          <w:numId w:val="9"/>
        </w:numPr>
        <w:spacing w:after="0" w:afterAutospacing="0" w:before="0" w:beforeAutospacing="0" w:lineRule="auto"/>
        <w:ind w:left="2160" w:hanging="360"/>
        <w:rPr>
          <w:i w:val="1"/>
          <w:sz w:val="24"/>
          <w:szCs w:val="24"/>
        </w:rPr>
      </w:pPr>
      <w:r w:rsidDel="00000000" w:rsidR="00000000" w:rsidRPr="00000000">
        <w:rPr>
          <w:i w:val="1"/>
          <w:sz w:val="24"/>
          <w:szCs w:val="24"/>
          <w:rtl w:val="0"/>
        </w:rPr>
        <w:t xml:space="preserve">Noting: MAJORITY have major presence in NY/east coast - may need to think about how diversify to have partners in SF</w:t>
      </w:r>
      <w:r w:rsidDel="00000000" w:rsidR="00000000" w:rsidRPr="00000000">
        <w:rPr>
          <w:rtl w:val="0"/>
        </w:rPr>
      </w:r>
    </w:p>
    <w:p w:rsidR="00000000" w:rsidDel="00000000" w:rsidP="00000000" w:rsidRDefault="00000000" w:rsidRPr="00000000" w14:paraId="0000016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SV Advisors</w:t>
      </w:r>
    </w:p>
    <w:p w:rsidR="00000000" w:rsidDel="00000000" w:rsidP="00000000" w:rsidRDefault="00000000" w:rsidRPr="00000000" w14:paraId="0000016F">
      <w:pPr>
        <w:numPr>
          <w:ilvl w:val="1"/>
          <w:numId w:val="9"/>
        </w:numPr>
        <w:spacing w:after="0" w:afterAutospacing="0" w:before="0" w:beforeAutospacing="0" w:lineRule="auto"/>
        <w:ind w:left="1440" w:hanging="360"/>
        <w:rPr>
          <w:b w:val="1"/>
          <w:color w:val="212121"/>
          <w:sz w:val="24"/>
          <w:szCs w:val="24"/>
        </w:rPr>
      </w:pPr>
      <w:r w:rsidDel="00000000" w:rsidR="00000000" w:rsidRPr="00000000">
        <w:rPr>
          <w:sz w:val="24"/>
          <w:szCs w:val="24"/>
          <w:rtl w:val="0"/>
        </w:rPr>
        <w:t xml:space="preserve">PTP</w:t>
      </w:r>
    </w:p>
    <w:p w:rsidR="00000000" w:rsidDel="00000000" w:rsidP="00000000" w:rsidRDefault="00000000" w:rsidRPr="00000000" w14:paraId="00000170">
      <w:pPr>
        <w:numPr>
          <w:ilvl w:val="1"/>
          <w:numId w:val="9"/>
        </w:numPr>
        <w:spacing w:before="0" w:beforeAutospacing="0" w:lineRule="auto"/>
        <w:ind w:left="1440" w:hanging="360"/>
        <w:rPr>
          <w:b w:val="1"/>
          <w:color w:val="212121"/>
          <w:sz w:val="24"/>
          <w:szCs w:val="24"/>
        </w:rPr>
      </w:pPr>
      <w:r w:rsidDel="00000000" w:rsidR="00000000" w:rsidRPr="00000000">
        <w:rPr>
          <w:sz w:val="24"/>
          <w:szCs w:val="24"/>
          <w:rtl w:val="0"/>
        </w:rPr>
        <w:t xml:space="preserve">Sequoia / Sequoia Innovation Lab</w:t>
      </w:r>
    </w:p>
    <w:p w:rsidR="00000000" w:rsidDel="00000000" w:rsidP="00000000" w:rsidRDefault="00000000" w:rsidRPr="00000000" w14:paraId="00000171">
      <w:pPr>
        <w:spacing w:before="240" w:lineRule="auto"/>
        <w:ind w:left="1440" w:firstLine="0"/>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685"/>
        <w:gridCol w:w="4770"/>
        <w:tblGridChange w:id="0">
          <w:tblGrid>
            <w:gridCol w:w="1905"/>
            <w:gridCol w:w="2685"/>
            <w:gridCol w:w="477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Sullivan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Christina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rPr>
                <w:sz w:val="24"/>
                <w:szCs w:val="24"/>
              </w:rPr>
            </w:pPr>
            <w:r w:rsidDel="00000000" w:rsidR="00000000" w:rsidRPr="00000000">
              <w:rPr>
                <w:sz w:val="24"/>
                <w:szCs w:val="24"/>
                <w:rtl w:val="0"/>
              </w:rPr>
              <w:t xml:space="preserve">Client Services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Cloern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Jed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Growth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Jose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Growth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Mangiola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Mark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Growth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Hansraj</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Meghna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rPr>
                <w:sz w:val="24"/>
                <w:szCs w:val="24"/>
              </w:rPr>
            </w:pPr>
            <w:r w:rsidDel="00000000" w:rsidR="00000000" w:rsidRPr="00000000">
              <w:rPr>
                <w:sz w:val="24"/>
                <w:szCs w:val="24"/>
                <w:rtl w:val="0"/>
              </w:rPr>
              <w:t xml:space="preserve">Client Services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rPr>
                <w:sz w:val="24"/>
                <w:szCs w:val="24"/>
              </w:rPr>
            </w:pPr>
            <w:r w:rsidDel="00000000" w:rsidR="00000000" w:rsidRPr="00000000">
              <w:rPr>
                <w:sz w:val="24"/>
                <w:szCs w:val="24"/>
                <w:rtl w:val="0"/>
              </w:rPr>
              <w:t xml:space="preserve">Ellsworth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Melissa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rPr>
                <w:sz w:val="24"/>
                <w:szCs w:val="24"/>
              </w:rPr>
            </w:pPr>
            <w:r w:rsidDel="00000000" w:rsidR="00000000" w:rsidRPr="00000000">
              <w:rPr>
                <w:sz w:val="24"/>
                <w:szCs w:val="24"/>
                <w:rtl w:val="0"/>
              </w:rPr>
              <w:t xml:space="preserve">Growth &amp; Operations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Floriani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rPr>
                <w:sz w:val="24"/>
                <w:szCs w:val="24"/>
              </w:rPr>
            </w:pPr>
            <w:r w:rsidDel="00000000" w:rsidR="00000000" w:rsidRPr="00000000">
              <w:rPr>
                <w:sz w:val="24"/>
                <w:szCs w:val="24"/>
                <w:rtl w:val="0"/>
              </w:rPr>
              <w:t xml:space="preserve">Michele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rPr>
                <w:sz w:val="24"/>
                <w:szCs w:val="24"/>
              </w:rPr>
            </w:pPr>
            <w:r w:rsidDel="00000000" w:rsidR="00000000" w:rsidRPr="00000000">
              <w:rPr>
                <w:sz w:val="24"/>
                <w:szCs w:val="24"/>
                <w:rtl w:val="0"/>
              </w:rPr>
              <w:t xml:space="preserve">Marketing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rPr>
                <w:sz w:val="24"/>
                <w:szCs w:val="24"/>
              </w:rPr>
            </w:pPr>
            <w:r w:rsidDel="00000000" w:rsidR="00000000" w:rsidRPr="00000000">
              <w:rPr>
                <w:sz w:val="24"/>
                <w:szCs w:val="24"/>
                <w:rtl w:val="0"/>
              </w:rPr>
              <w:t xml:space="preserve">Knapp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rPr>
                <w:sz w:val="24"/>
                <w:szCs w:val="24"/>
              </w:rPr>
            </w:pPr>
            <w:r w:rsidDel="00000000" w:rsidR="00000000" w:rsidRPr="00000000">
              <w:rPr>
                <w:sz w:val="24"/>
                <w:szCs w:val="24"/>
                <w:rtl w:val="0"/>
              </w:rPr>
              <w:t xml:space="preserve">Molly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rPr>
                <w:sz w:val="24"/>
                <w:szCs w:val="24"/>
              </w:rPr>
            </w:pPr>
            <w:r w:rsidDel="00000000" w:rsidR="00000000" w:rsidRPr="00000000">
              <w:rPr>
                <w:sz w:val="24"/>
                <w:szCs w:val="24"/>
                <w:rtl w:val="0"/>
              </w:rPr>
              <w:t xml:space="preserve">FinServ &amp; Growth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rPr>
                <w:sz w:val="24"/>
                <w:szCs w:val="24"/>
              </w:rPr>
            </w:pPr>
            <w:r w:rsidDel="00000000" w:rsidR="00000000" w:rsidRPr="00000000">
              <w:rPr>
                <w:sz w:val="24"/>
                <w:szCs w:val="24"/>
                <w:rtl w:val="0"/>
              </w:rPr>
              <w:t xml:space="preserve">Rajanna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rPr>
                <w:sz w:val="24"/>
                <w:szCs w:val="24"/>
              </w:rPr>
            </w:pPr>
            <w:r w:rsidDel="00000000" w:rsidR="00000000" w:rsidRPr="00000000">
              <w:rPr>
                <w:sz w:val="24"/>
                <w:szCs w:val="24"/>
                <w:rtl w:val="0"/>
              </w:rPr>
              <w:t xml:space="preserve">Vivek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rPr>
                <w:sz w:val="24"/>
                <w:szCs w:val="24"/>
              </w:rPr>
            </w:pPr>
            <w:r w:rsidDel="00000000" w:rsidR="00000000" w:rsidRPr="00000000">
              <w:rPr>
                <w:sz w:val="24"/>
                <w:szCs w:val="24"/>
                <w:rtl w:val="0"/>
              </w:rPr>
              <w:t xml:space="preserve">Engineering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Cook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rPr>
                <w:sz w:val="24"/>
                <w:szCs w:val="24"/>
              </w:rPr>
            </w:pPr>
            <w:r w:rsidDel="00000000" w:rsidR="00000000" w:rsidRPr="00000000">
              <w:rPr>
                <w:sz w:val="24"/>
                <w:szCs w:val="24"/>
                <w:rtl w:val="0"/>
              </w:rPr>
              <w:t xml:space="preserve">David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rPr>
                <w:sz w:val="24"/>
                <w:szCs w:val="24"/>
              </w:rPr>
            </w:pPr>
            <w:r w:rsidDel="00000000" w:rsidR="00000000" w:rsidRPr="00000000">
              <w:rPr>
                <w:sz w:val="24"/>
                <w:szCs w:val="24"/>
                <w:rtl w:val="0"/>
              </w:rPr>
              <w:t xml:space="preserve">Security</w:t>
            </w:r>
          </w:p>
        </w:tc>
      </w:tr>
    </w:tbl>
    <w:p w:rsidR="00000000" w:rsidDel="00000000" w:rsidP="00000000" w:rsidRDefault="00000000" w:rsidRPr="00000000" w14:paraId="00000190">
      <w:pPr>
        <w:spacing w:before="240" w:lineRule="auto"/>
        <w:ind w:left="720" w:firstLine="0"/>
        <w:rPr>
          <w:b w:val="1"/>
          <w:color w:val="212121"/>
          <w:sz w:val="24"/>
          <w:szCs w:val="24"/>
        </w:rPr>
      </w:pPr>
      <w:r w:rsidDel="00000000" w:rsidR="00000000" w:rsidRPr="00000000">
        <w:rPr>
          <w:rtl w:val="0"/>
        </w:rPr>
      </w:r>
    </w:p>
    <w:p w:rsidR="00000000" w:rsidDel="00000000" w:rsidP="00000000" w:rsidRDefault="00000000" w:rsidRPr="00000000" w14:paraId="00000191">
      <w:pPr>
        <w:pStyle w:val="Heading3"/>
        <w:numPr>
          <w:ilvl w:val="0"/>
          <w:numId w:val="9"/>
        </w:numPr>
        <w:spacing w:after="0" w:afterAutospacing="0" w:before="240" w:lineRule="auto"/>
        <w:ind w:left="720" w:hanging="360"/>
        <w:rPr>
          <w:b w:val="1"/>
        </w:rPr>
      </w:pPr>
      <w:bookmarkStart w:colFirst="0" w:colLast="0" w:name="_t128ez3334t0" w:id="5"/>
      <w:bookmarkEnd w:id="5"/>
      <w:r w:rsidDel="00000000" w:rsidR="00000000" w:rsidRPr="00000000">
        <w:rPr>
          <w:b w:val="1"/>
          <w:color w:val="1155cc"/>
          <w:rtl w:val="0"/>
        </w:rPr>
        <w:t xml:space="preserve">WHEN</w:t>
      </w:r>
      <w:r w:rsidDel="00000000" w:rsidR="00000000" w:rsidRPr="00000000">
        <w:rPr>
          <w:b w:val="1"/>
          <w:rtl w:val="0"/>
        </w:rPr>
        <w:t xml:space="preserve"> - </w:t>
      </w:r>
      <w:r w:rsidDel="00000000" w:rsidR="00000000" w:rsidRPr="00000000">
        <w:rPr>
          <w:rtl w:val="0"/>
        </w:rPr>
        <w:t xml:space="preserve"> </w:t>
      </w:r>
    </w:p>
    <w:p w:rsidR="00000000" w:rsidDel="00000000" w:rsidP="00000000" w:rsidRDefault="00000000" w:rsidRPr="00000000" w14:paraId="00000192">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Announce at Transform:</w:t>
      </w:r>
    </w:p>
    <w:p w:rsidR="00000000" w:rsidDel="00000000" w:rsidP="00000000" w:rsidRDefault="00000000" w:rsidRPr="00000000" w14:paraId="00000193">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SV Summit</w:t>
      </w:r>
    </w:p>
    <w:p w:rsidR="00000000" w:rsidDel="00000000" w:rsidP="00000000" w:rsidRDefault="00000000" w:rsidRPr="00000000" w14:paraId="00000194">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LP Conference</w:t>
      </w:r>
    </w:p>
    <w:p w:rsidR="00000000" w:rsidDel="00000000" w:rsidP="00000000" w:rsidRDefault="00000000" w:rsidRPr="00000000" w14:paraId="00000195">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Transform Main Stage – Innovation Ally</w:t>
      </w:r>
    </w:p>
    <w:p w:rsidR="00000000" w:rsidDel="00000000" w:rsidP="00000000" w:rsidRDefault="00000000" w:rsidRPr="00000000" w14:paraId="00000196">
      <w:pPr>
        <w:numPr>
          <w:ilvl w:val="1"/>
          <w:numId w:val="9"/>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Applications:</w:t>
      </w:r>
    </w:p>
    <w:p w:rsidR="00000000" w:rsidDel="00000000" w:rsidP="00000000" w:rsidRDefault="00000000" w:rsidRPr="00000000" w14:paraId="00000197">
      <w:pPr>
        <w:numPr>
          <w:ilvl w:val="2"/>
          <w:numId w:val="9"/>
        </w:numPr>
        <w:spacing w:after="0" w:afterAutospacing="0" w:before="0" w:beforeAutospacing="0" w:lineRule="auto"/>
        <w:ind w:left="2160" w:hanging="360"/>
        <w:rPr>
          <w:color w:val="212121"/>
          <w:sz w:val="24"/>
          <w:szCs w:val="24"/>
        </w:rPr>
      </w:pPr>
      <w:r w:rsidDel="00000000" w:rsidR="00000000" w:rsidRPr="00000000">
        <w:rPr>
          <w:color w:val="212121"/>
          <w:sz w:val="24"/>
          <w:szCs w:val="24"/>
          <w:rtl w:val="0"/>
        </w:rPr>
        <w:t xml:space="preserve">Application window: </w:t>
      </w:r>
    </w:p>
    <w:p w:rsidR="00000000" w:rsidDel="00000000" w:rsidP="00000000" w:rsidRDefault="00000000" w:rsidRPr="00000000" w14:paraId="00000198">
      <w:pPr>
        <w:numPr>
          <w:ilvl w:val="2"/>
          <w:numId w:val="9"/>
        </w:numPr>
        <w:spacing w:before="0" w:beforeAutospacing="0" w:lineRule="auto"/>
        <w:ind w:left="2160" w:hanging="360"/>
        <w:rPr>
          <w:color w:val="212121"/>
          <w:sz w:val="24"/>
          <w:szCs w:val="24"/>
        </w:rPr>
      </w:pPr>
      <w:r w:rsidDel="00000000" w:rsidR="00000000" w:rsidRPr="00000000">
        <w:rPr>
          <w:color w:val="212121"/>
          <w:sz w:val="24"/>
          <w:szCs w:val="24"/>
          <w:rtl w:val="0"/>
        </w:rPr>
        <w:t xml:space="preserve">.</w:t>
      </w:r>
    </w:p>
    <w:p w:rsidR="00000000" w:rsidDel="00000000" w:rsidP="00000000" w:rsidRDefault="00000000" w:rsidRPr="00000000" w14:paraId="00000199">
      <w:pPr>
        <w:spacing w:before="240" w:lineRule="auto"/>
        <w:ind w:left="1440" w:firstLine="0"/>
        <w:rPr>
          <w:color w:val="212121"/>
          <w:sz w:val="24"/>
          <w:szCs w:val="24"/>
        </w:rPr>
      </w:pPr>
      <w:r w:rsidDel="00000000" w:rsidR="00000000" w:rsidRPr="00000000">
        <w:rPr>
          <w:rtl w:val="0"/>
        </w:rPr>
      </w:r>
    </w:p>
    <w:p w:rsidR="00000000" w:rsidDel="00000000" w:rsidP="00000000" w:rsidRDefault="00000000" w:rsidRPr="00000000" w14:paraId="0000019A">
      <w:pPr>
        <w:numPr>
          <w:ilvl w:val="1"/>
          <w:numId w:val="9"/>
        </w:numPr>
        <w:spacing w:after="0" w:afterAutospacing="0" w:before="240" w:lineRule="auto"/>
        <w:ind w:left="1440" w:hanging="360"/>
        <w:rPr>
          <w:color w:val="212121"/>
          <w:sz w:val="24"/>
          <w:szCs w:val="24"/>
        </w:rPr>
      </w:pPr>
      <w:r w:rsidDel="00000000" w:rsidR="00000000" w:rsidRPr="00000000">
        <w:rPr>
          <w:color w:val="212121"/>
          <w:sz w:val="24"/>
          <w:szCs w:val="24"/>
          <w:rtl w:val="0"/>
        </w:rPr>
        <w:t xml:space="preserve">Program V.1:</w:t>
      </w:r>
    </w:p>
    <w:p w:rsidR="00000000" w:rsidDel="00000000" w:rsidP="00000000" w:rsidRDefault="00000000" w:rsidRPr="00000000" w14:paraId="0000019B">
      <w:pPr>
        <w:numPr>
          <w:ilvl w:val="2"/>
          <w:numId w:val="9"/>
        </w:numPr>
        <w:spacing w:before="0" w:beforeAutospacing="0" w:lineRule="auto"/>
        <w:ind w:left="2160" w:hanging="360"/>
        <w:rPr>
          <w:color w:val="212121"/>
          <w:sz w:val="24"/>
          <w:szCs w:val="24"/>
        </w:rPr>
      </w:pPr>
      <w:r w:rsidDel="00000000" w:rsidR="00000000" w:rsidRPr="00000000">
        <w:rPr>
          <w:color w:val="212121"/>
          <w:sz w:val="24"/>
          <w:szCs w:val="24"/>
          <w:rtl w:val="0"/>
        </w:rPr>
        <w:t xml:space="preserve">…</w:t>
      </w:r>
      <w:r w:rsidDel="00000000" w:rsidR="00000000" w:rsidRPr="00000000">
        <w:rPr>
          <w:rtl w:val="0"/>
        </w:rPr>
      </w:r>
    </w:p>
    <w:p w:rsidR="00000000" w:rsidDel="00000000" w:rsidP="00000000" w:rsidRDefault="00000000" w:rsidRPr="00000000" w14:paraId="0000019C">
      <w:pPr>
        <w:spacing w:before="240" w:lineRule="auto"/>
        <w:rPr>
          <w:sz w:val="24"/>
          <w:szCs w:val="24"/>
        </w:rPr>
      </w:pPr>
      <w:r w:rsidDel="00000000" w:rsidR="00000000" w:rsidRPr="00000000">
        <w:rPr>
          <w:rtl w:val="0"/>
        </w:rPr>
      </w:r>
    </w:p>
    <w:p w:rsidR="00000000" w:rsidDel="00000000" w:rsidP="00000000" w:rsidRDefault="00000000" w:rsidRPr="00000000" w14:paraId="0000019D">
      <w:pPr>
        <w:pStyle w:val="Heading2"/>
        <w:spacing w:before="240" w:lineRule="auto"/>
        <w:rPr>
          <w:b w:val="1"/>
          <w:color w:val="1155cc"/>
        </w:rPr>
      </w:pPr>
      <w:bookmarkStart w:colFirst="0" w:colLast="0" w:name="_aajd6xt56y3o" w:id="6"/>
      <w:bookmarkEnd w:id="6"/>
      <w:r w:rsidDel="00000000" w:rsidR="00000000" w:rsidRPr="00000000">
        <w:rPr>
          <w:b w:val="1"/>
          <w:color w:val="1155cc"/>
          <w:rtl w:val="0"/>
        </w:rPr>
        <w:t xml:space="preserve">Next Steps</w:t>
      </w:r>
    </w:p>
    <w:p w:rsidR="00000000" w:rsidDel="00000000" w:rsidP="00000000" w:rsidRDefault="00000000" w:rsidRPr="00000000" w14:paraId="0000019E">
      <w:pPr>
        <w:spacing w:before="240" w:lineRule="auto"/>
        <w:rPr>
          <w:b w:val="1"/>
          <w:sz w:val="24"/>
          <w:szCs w:val="24"/>
        </w:rPr>
      </w:pPr>
      <w:r w:rsidDel="00000000" w:rsidR="00000000" w:rsidRPr="00000000">
        <w:rPr>
          <w:b w:val="1"/>
          <w:sz w:val="24"/>
          <w:szCs w:val="24"/>
          <w:rtl w:val="0"/>
        </w:rPr>
        <w:t xml:space="preserve">Immediate:</w:t>
      </w:r>
    </w:p>
    <w:p w:rsidR="00000000" w:rsidDel="00000000" w:rsidP="00000000" w:rsidRDefault="00000000" w:rsidRPr="00000000" w14:paraId="0000019F">
      <w:pPr>
        <w:numPr>
          <w:ilvl w:val="0"/>
          <w:numId w:val="12"/>
        </w:numPr>
        <w:spacing w:before="240" w:lineRule="auto"/>
        <w:ind w:left="720" w:hanging="360"/>
        <w:rPr>
          <w:sz w:val="24"/>
          <w:szCs w:val="24"/>
        </w:rPr>
      </w:pPr>
      <w:r w:rsidDel="00000000" w:rsidR="00000000" w:rsidRPr="00000000">
        <w:rPr>
          <w:sz w:val="24"/>
          <w:szCs w:val="24"/>
          <w:rtl w:val="0"/>
        </w:rPr>
        <w:t xml:space="preserve">SEE:</w:t>
      </w:r>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Asana Project Plan</w:t>
        </w:r>
      </w:hyperlink>
      <w:r w:rsidDel="00000000" w:rsidR="00000000" w:rsidRPr="00000000">
        <w:rPr>
          <w:rtl w:val="0"/>
        </w:rPr>
      </w:r>
    </w:p>
    <w:p w:rsidR="00000000" w:rsidDel="00000000" w:rsidP="00000000" w:rsidRDefault="00000000" w:rsidRPr="00000000" w14:paraId="000001A0">
      <w:pPr>
        <w:spacing w:before="240" w:lineRule="auto"/>
        <w:rPr>
          <w:b w:val="1"/>
          <w:sz w:val="24"/>
          <w:szCs w:val="24"/>
        </w:rPr>
      </w:pPr>
      <w:r w:rsidDel="00000000" w:rsidR="00000000" w:rsidRPr="00000000">
        <w:rPr>
          <w:rtl w:val="0"/>
        </w:rPr>
      </w:r>
    </w:p>
    <w:p w:rsidR="00000000" w:rsidDel="00000000" w:rsidP="00000000" w:rsidRDefault="00000000" w:rsidRPr="00000000" w14:paraId="000001A1">
      <w:pPr>
        <w:rPr>
          <w:b w:val="1"/>
          <w:color w:val="212121"/>
        </w:rPr>
      </w:pPr>
      <w:r w:rsidDel="00000000" w:rsidR="00000000" w:rsidRPr="00000000">
        <w:rPr>
          <w:b w:val="1"/>
          <w:color w:val="212121"/>
          <w:rtl w:val="0"/>
        </w:rPr>
        <w:t xml:space="preserve">Immediate Next Steps:</w:t>
      </w:r>
    </w:p>
    <w:p w:rsidR="00000000" w:rsidDel="00000000" w:rsidP="00000000" w:rsidRDefault="00000000" w:rsidRPr="00000000" w14:paraId="000001A2">
      <w:pPr>
        <w:numPr>
          <w:ilvl w:val="0"/>
          <w:numId w:val="22"/>
        </w:numPr>
        <w:spacing w:after="0" w:afterAutospacing="0" w:before="240" w:lineRule="auto"/>
        <w:ind w:left="720" w:hanging="360"/>
        <w:rPr>
          <w:color w:val="212121"/>
          <w:sz w:val="24"/>
          <w:szCs w:val="24"/>
        </w:rPr>
      </w:pPr>
      <w:r w:rsidDel="00000000" w:rsidR="00000000" w:rsidRPr="00000000">
        <w:rPr>
          <w:color w:val="212121"/>
          <w:rtl w:val="0"/>
        </w:rPr>
        <w:t xml:space="preserve">SV Platform team to map remaining Transform build needs and identify areas for support.</w:t>
      </w:r>
    </w:p>
    <w:p w:rsidR="00000000" w:rsidDel="00000000" w:rsidP="00000000" w:rsidRDefault="00000000" w:rsidRPr="00000000" w14:paraId="000001A3">
      <w:pPr>
        <w:numPr>
          <w:ilvl w:val="0"/>
          <w:numId w:val="22"/>
        </w:numPr>
        <w:spacing w:after="0" w:afterAutospacing="0" w:before="0" w:beforeAutospacing="0" w:lineRule="auto"/>
        <w:ind w:left="720" w:hanging="360"/>
        <w:rPr>
          <w:color w:val="212121"/>
          <w:sz w:val="24"/>
          <w:szCs w:val="24"/>
        </w:rPr>
      </w:pPr>
      <w:r w:rsidDel="00000000" w:rsidR="00000000" w:rsidRPr="00000000">
        <w:rPr>
          <w:color w:val="212121"/>
          <w:rtl w:val="0"/>
        </w:rPr>
        <w:t xml:space="preserve">Erin, Emily, Dalton set to meet M, W, F next few weeks to activate across teams and define cross team resourcing and R&amp;Rs. – </w:t>
      </w:r>
      <w:r w:rsidDel="00000000" w:rsidR="00000000" w:rsidRPr="00000000">
        <w:rPr>
          <w:i w:val="1"/>
          <w:color w:val="212121"/>
          <w:rtl w:val="0"/>
        </w:rPr>
        <w:t xml:space="preserve">scheduled</w:t>
      </w:r>
      <w:r w:rsidDel="00000000" w:rsidR="00000000" w:rsidRPr="00000000">
        <w:rPr>
          <w:rtl w:val="0"/>
        </w:rPr>
      </w:r>
    </w:p>
    <w:p w:rsidR="00000000" w:rsidDel="00000000" w:rsidP="00000000" w:rsidRDefault="00000000" w:rsidRPr="00000000" w14:paraId="000001A4">
      <w:pPr>
        <w:numPr>
          <w:ilvl w:val="1"/>
          <w:numId w:val="22"/>
        </w:numPr>
        <w:spacing w:after="0" w:afterAutospacing="0" w:before="0" w:beforeAutospacing="0" w:lineRule="auto"/>
        <w:ind w:left="1440" w:hanging="360"/>
        <w:rPr>
          <w:color w:val="212121"/>
          <w:u w:val="none"/>
        </w:rPr>
      </w:pPr>
      <w:r w:rsidDel="00000000" w:rsidR="00000000" w:rsidRPr="00000000">
        <w:rPr>
          <w:color w:val="212121"/>
          <w:rtl w:val="0"/>
        </w:rPr>
        <w:t xml:space="preserve">Emily</w:t>
      </w:r>
    </w:p>
    <w:p w:rsidR="00000000" w:rsidDel="00000000" w:rsidP="00000000" w:rsidRDefault="00000000" w:rsidRPr="00000000" w14:paraId="000001A5">
      <w:pPr>
        <w:numPr>
          <w:ilvl w:val="1"/>
          <w:numId w:val="22"/>
        </w:numPr>
        <w:spacing w:after="0" w:afterAutospacing="0" w:before="0" w:beforeAutospacing="0" w:lineRule="auto"/>
        <w:ind w:left="1440" w:hanging="360"/>
        <w:rPr>
          <w:color w:val="212121"/>
          <w:u w:val="none"/>
        </w:rPr>
      </w:pPr>
      <w:r w:rsidDel="00000000" w:rsidR="00000000" w:rsidRPr="00000000">
        <w:rPr>
          <w:color w:val="212121"/>
          <w:rtl w:val="0"/>
        </w:rPr>
        <w:t xml:space="preserve">Shannon &amp; Jackie - will get high-benefit from amplifier | </w:t>
      </w:r>
      <w:r w:rsidDel="00000000" w:rsidR="00000000" w:rsidRPr="00000000">
        <w:rPr>
          <w:b w:val="1"/>
          <w:color w:val="212121"/>
          <w:rtl w:val="0"/>
        </w:rPr>
        <w:t xml:space="preserve">Marketing</w:t>
      </w:r>
      <w:r w:rsidDel="00000000" w:rsidR="00000000" w:rsidRPr="00000000">
        <w:rPr>
          <w:rtl w:val="0"/>
        </w:rPr>
      </w:r>
    </w:p>
    <w:p w:rsidR="00000000" w:rsidDel="00000000" w:rsidP="00000000" w:rsidRDefault="00000000" w:rsidRPr="00000000" w14:paraId="000001A6">
      <w:pPr>
        <w:numPr>
          <w:ilvl w:val="1"/>
          <w:numId w:val="22"/>
        </w:numPr>
        <w:spacing w:after="0" w:afterAutospacing="0" w:before="0" w:beforeAutospacing="0" w:lineRule="auto"/>
        <w:ind w:left="1440" w:hanging="360"/>
        <w:rPr>
          <w:color w:val="212121"/>
          <w:u w:val="none"/>
        </w:rPr>
      </w:pPr>
      <w:r w:rsidDel="00000000" w:rsidR="00000000" w:rsidRPr="00000000">
        <w:rPr>
          <w:color w:val="212121"/>
          <w:rtl w:val="0"/>
        </w:rPr>
        <w:t xml:space="preserve">Sales enablement - get the word out across sequoia | engaging BCs in the program experience. Recruit vendors to apply to the program. </w:t>
      </w:r>
    </w:p>
    <w:p w:rsidR="00000000" w:rsidDel="00000000" w:rsidP="00000000" w:rsidRDefault="00000000" w:rsidRPr="00000000" w14:paraId="000001A7">
      <w:pPr>
        <w:numPr>
          <w:ilvl w:val="1"/>
          <w:numId w:val="22"/>
        </w:numPr>
        <w:spacing w:after="0" w:afterAutospacing="0" w:before="0" w:beforeAutospacing="0" w:lineRule="auto"/>
        <w:ind w:left="1440" w:hanging="360"/>
        <w:rPr>
          <w:color w:val="212121"/>
          <w:u w:val="none"/>
        </w:rPr>
      </w:pPr>
      <w:r w:rsidDel="00000000" w:rsidR="00000000" w:rsidRPr="00000000">
        <w:rPr>
          <w:color w:val="212121"/>
          <w:rtl w:val="0"/>
        </w:rPr>
        <w:t xml:space="preserve">Sales development - find good distribution fits for bundle programs. |</w:t>
      </w:r>
    </w:p>
    <w:p w:rsidR="00000000" w:rsidDel="00000000" w:rsidP="00000000" w:rsidRDefault="00000000" w:rsidRPr="00000000" w14:paraId="000001A8">
      <w:pPr>
        <w:numPr>
          <w:ilvl w:val="1"/>
          <w:numId w:val="22"/>
        </w:numPr>
        <w:spacing w:after="0" w:afterAutospacing="0" w:before="0" w:beforeAutospacing="0" w:lineRule="auto"/>
        <w:ind w:left="1440" w:hanging="360"/>
        <w:rPr>
          <w:color w:val="212121"/>
          <w:u w:val="none"/>
        </w:rPr>
      </w:pPr>
      <w:r w:rsidDel="00000000" w:rsidR="00000000" w:rsidRPr="00000000">
        <w:rPr>
          <w:b w:val="1"/>
          <w:color w:val="212121"/>
          <w:rtl w:val="0"/>
        </w:rPr>
        <w:t xml:space="preserve">Chris </w:t>
      </w:r>
      <w:r w:rsidDel="00000000" w:rsidR="00000000" w:rsidRPr="00000000">
        <w:rPr>
          <w:color w:val="212121"/>
          <w:rtl w:val="0"/>
        </w:rPr>
        <w:t xml:space="preserve">- </w:t>
      </w:r>
      <w:r w:rsidDel="00000000" w:rsidR="00000000" w:rsidRPr="00000000">
        <w:rPr>
          <w:b w:val="1"/>
          <w:color w:val="212121"/>
          <w:rtl w:val="0"/>
        </w:rPr>
        <w:t xml:space="preserve">Senior Partnership Manager</w:t>
      </w:r>
      <w:r w:rsidDel="00000000" w:rsidR="00000000" w:rsidRPr="00000000">
        <w:rPr>
          <w:color w:val="212121"/>
          <w:rtl w:val="0"/>
        </w:rPr>
        <w:t xml:space="preserve"> getting people into the bundle flow| help us build the standard educational / sales materials for program participants (3 slides - problem statement, solution, client profiles / pricing)</w:t>
      </w:r>
    </w:p>
    <w:p w:rsidR="00000000" w:rsidDel="00000000" w:rsidP="00000000" w:rsidRDefault="00000000" w:rsidRPr="00000000" w14:paraId="000001A9">
      <w:pPr>
        <w:numPr>
          <w:ilvl w:val="0"/>
          <w:numId w:val="22"/>
        </w:numPr>
        <w:spacing w:after="0" w:afterAutospacing="0" w:before="0" w:beforeAutospacing="0" w:lineRule="auto"/>
        <w:ind w:left="720" w:hanging="360"/>
        <w:rPr>
          <w:color w:val="212121"/>
          <w:sz w:val="24"/>
          <w:szCs w:val="24"/>
        </w:rPr>
      </w:pPr>
      <w:r w:rsidDel="00000000" w:rsidR="00000000" w:rsidRPr="00000000">
        <w:rPr>
          <w:color w:val="212121"/>
          <w:rtl w:val="0"/>
        </w:rPr>
        <w:t xml:space="preserve">Program productization build out – Erin, Dalton, Arsh prepping initial iteration ahead of Tuesday Analytical. – </w:t>
      </w:r>
      <w:r w:rsidDel="00000000" w:rsidR="00000000" w:rsidRPr="00000000">
        <w:rPr>
          <w:i w:val="1"/>
          <w:color w:val="212121"/>
          <w:rtl w:val="0"/>
        </w:rPr>
        <w:t xml:space="preserve">in-progress</w:t>
      </w:r>
      <w:r w:rsidDel="00000000" w:rsidR="00000000" w:rsidRPr="00000000">
        <w:rPr>
          <w:rtl w:val="0"/>
        </w:rPr>
      </w:r>
    </w:p>
    <w:p w:rsidR="00000000" w:rsidDel="00000000" w:rsidP="00000000" w:rsidRDefault="00000000" w:rsidRPr="00000000" w14:paraId="000001AA">
      <w:pPr>
        <w:numPr>
          <w:ilvl w:val="0"/>
          <w:numId w:val="22"/>
        </w:numPr>
        <w:spacing w:after="0" w:afterAutospacing="0" w:before="0" w:beforeAutospacing="0" w:lineRule="auto"/>
        <w:ind w:left="720" w:hanging="360"/>
        <w:rPr>
          <w:color w:val="212121"/>
          <w:sz w:val="24"/>
          <w:szCs w:val="24"/>
          <w:highlight w:val="yellow"/>
        </w:rPr>
      </w:pPr>
      <w:r w:rsidDel="00000000" w:rsidR="00000000" w:rsidRPr="00000000">
        <w:rPr>
          <w:color w:val="212121"/>
          <w:highlight w:val="yellow"/>
          <w:rtl w:val="0"/>
        </w:rPr>
        <w:t xml:space="preserve">Definition of program terms &amp; legal coordination – Colin supporting next steps with investment team to define program terms / costs for founders.</w:t>
      </w:r>
    </w:p>
    <w:p w:rsidR="00000000" w:rsidDel="00000000" w:rsidP="00000000" w:rsidRDefault="00000000" w:rsidRPr="00000000" w14:paraId="000001AB">
      <w:pPr>
        <w:numPr>
          <w:ilvl w:val="1"/>
          <w:numId w:val="22"/>
        </w:numPr>
        <w:spacing w:after="0" w:afterAutospacing="0" w:before="0" w:beforeAutospacing="0" w:lineRule="auto"/>
        <w:ind w:left="1440" w:hanging="360"/>
        <w:rPr>
          <w:color w:val="212121"/>
          <w:sz w:val="24"/>
          <w:szCs w:val="24"/>
          <w:highlight w:val="yellow"/>
        </w:rPr>
      </w:pPr>
      <w:r w:rsidDel="00000000" w:rsidR="00000000" w:rsidRPr="00000000">
        <w:rPr>
          <w:color w:val="212121"/>
          <w:highlight w:val="yellow"/>
          <w:rtl w:val="0"/>
        </w:rPr>
        <w:t xml:space="preserve">Richard / Steve for next steps on Legal.</w:t>
      </w:r>
    </w:p>
    <w:p w:rsidR="00000000" w:rsidDel="00000000" w:rsidP="00000000" w:rsidRDefault="00000000" w:rsidRPr="00000000" w14:paraId="000001AC">
      <w:pPr>
        <w:numPr>
          <w:ilvl w:val="0"/>
          <w:numId w:val="22"/>
        </w:numPr>
        <w:spacing w:after="0" w:afterAutospacing="0" w:before="0" w:beforeAutospacing="0" w:lineRule="auto"/>
        <w:ind w:left="720" w:hanging="360"/>
        <w:rPr>
          <w:color w:val="212121"/>
          <w:sz w:val="24"/>
          <w:szCs w:val="24"/>
        </w:rPr>
      </w:pPr>
      <w:r w:rsidDel="00000000" w:rsidR="00000000" w:rsidRPr="00000000">
        <w:rPr>
          <w:color w:val="212121"/>
          <w:rtl w:val="0"/>
        </w:rPr>
        <w:t xml:space="preserve">Strategic Partner Engagement – </w:t>
      </w:r>
    </w:p>
    <w:p w:rsidR="00000000" w:rsidDel="00000000" w:rsidP="00000000" w:rsidRDefault="00000000" w:rsidRPr="00000000" w14:paraId="000001AD">
      <w:pPr>
        <w:numPr>
          <w:ilvl w:val="1"/>
          <w:numId w:val="22"/>
        </w:numPr>
        <w:spacing w:after="0" w:afterAutospacing="0" w:before="0" w:beforeAutospacing="0" w:lineRule="auto"/>
        <w:ind w:left="1440" w:hanging="360"/>
        <w:rPr>
          <w:color w:val="212121"/>
          <w:sz w:val="24"/>
          <w:szCs w:val="24"/>
        </w:rPr>
      </w:pPr>
      <w:r w:rsidDel="00000000" w:rsidR="00000000" w:rsidRPr="00000000">
        <w:rPr>
          <w:color w:val="212121"/>
          <w:rtl w:val="0"/>
        </w:rPr>
        <w:t xml:space="preserve">Robby to add the who’s-who preferences across target strategic LPs to the strategy doc by Tuesday - </w:t>
      </w:r>
      <w:r w:rsidDel="00000000" w:rsidR="00000000" w:rsidRPr="00000000">
        <w:rPr>
          <w:i w:val="1"/>
          <w:color w:val="212121"/>
          <w:rtl w:val="0"/>
        </w:rPr>
        <w:t xml:space="preserve">Done</w:t>
      </w:r>
    </w:p>
    <w:p w:rsidR="00000000" w:rsidDel="00000000" w:rsidP="00000000" w:rsidRDefault="00000000" w:rsidRPr="00000000" w14:paraId="000001AE">
      <w:pPr>
        <w:numPr>
          <w:ilvl w:val="1"/>
          <w:numId w:val="22"/>
        </w:numPr>
        <w:spacing w:after="0" w:afterAutospacing="0" w:before="0" w:beforeAutospacing="0" w:lineRule="auto"/>
        <w:ind w:left="1440" w:hanging="360"/>
        <w:rPr>
          <w:color w:val="212121"/>
          <w:sz w:val="24"/>
          <w:szCs w:val="24"/>
        </w:rPr>
      </w:pPr>
      <w:r w:rsidDel="00000000" w:rsidR="00000000" w:rsidRPr="00000000">
        <w:rPr>
          <w:color w:val="212121"/>
          <w:rtl w:val="0"/>
        </w:rPr>
        <w:t xml:space="preserve">Platform team to draft comms &amp; initial program marketing materials for initial LP outreach – </w:t>
      </w:r>
      <w:hyperlink r:id="rId15">
        <w:r w:rsidDel="00000000" w:rsidR="00000000" w:rsidRPr="00000000">
          <w:rPr>
            <w:i w:val="1"/>
            <w:color w:val="1155cc"/>
            <w:u w:val="single"/>
            <w:rtl w:val="0"/>
          </w:rPr>
          <w:t xml:space="preserve">Dalton taking first draft today</w:t>
        </w:r>
      </w:hyperlink>
      <w:r w:rsidDel="00000000" w:rsidR="00000000" w:rsidRPr="00000000">
        <w:rPr>
          <w:rtl w:val="0"/>
        </w:rPr>
      </w:r>
    </w:p>
    <w:p w:rsidR="00000000" w:rsidDel="00000000" w:rsidP="00000000" w:rsidRDefault="00000000" w:rsidRPr="00000000" w14:paraId="000001AF">
      <w:pPr>
        <w:numPr>
          <w:ilvl w:val="0"/>
          <w:numId w:val="22"/>
        </w:numPr>
        <w:spacing w:after="0" w:afterAutospacing="0" w:before="0" w:beforeAutospacing="0" w:lineRule="auto"/>
        <w:ind w:left="720" w:hanging="360"/>
        <w:rPr>
          <w:color w:val="212121"/>
          <w:sz w:val="24"/>
          <w:szCs w:val="24"/>
        </w:rPr>
      </w:pPr>
      <w:r w:rsidDel="00000000" w:rsidR="00000000" w:rsidRPr="00000000">
        <w:rPr>
          <w:color w:val="212121"/>
          <w:rtl w:val="0"/>
        </w:rPr>
        <w:t xml:space="preserve">Application Materials – </w:t>
      </w:r>
    </w:p>
    <w:p w:rsidR="00000000" w:rsidDel="00000000" w:rsidP="00000000" w:rsidRDefault="00000000" w:rsidRPr="00000000" w14:paraId="000001B0">
      <w:pPr>
        <w:numPr>
          <w:ilvl w:val="1"/>
          <w:numId w:val="22"/>
        </w:numPr>
        <w:spacing w:after="0" w:afterAutospacing="0" w:before="0" w:beforeAutospacing="0" w:lineRule="auto"/>
        <w:ind w:left="1440" w:hanging="360"/>
        <w:rPr>
          <w:color w:val="212121"/>
          <w:sz w:val="24"/>
          <w:szCs w:val="24"/>
        </w:rPr>
      </w:pPr>
      <w:r w:rsidDel="00000000" w:rsidR="00000000" w:rsidRPr="00000000">
        <w:rPr>
          <w:color w:val="212121"/>
          <w:rtl w:val="0"/>
        </w:rPr>
        <w:t xml:space="preserve">Erin to share recommendation for application assets with Colin, Raquel by Tuesday. - </w:t>
      </w:r>
      <w:r w:rsidDel="00000000" w:rsidR="00000000" w:rsidRPr="00000000">
        <w:rPr>
          <w:i w:val="1"/>
          <w:color w:val="212121"/>
          <w:rtl w:val="0"/>
        </w:rPr>
        <w:t xml:space="preserve">Done</w:t>
      </w:r>
    </w:p>
    <w:p w:rsidR="00000000" w:rsidDel="00000000" w:rsidP="00000000" w:rsidRDefault="00000000" w:rsidRPr="00000000" w14:paraId="000001B1">
      <w:pPr>
        <w:numPr>
          <w:ilvl w:val="1"/>
          <w:numId w:val="22"/>
        </w:numPr>
        <w:spacing w:after="0" w:afterAutospacing="0" w:before="0" w:beforeAutospacing="0" w:lineRule="auto"/>
        <w:ind w:left="1440" w:hanging="360"/>
        <w:rPr>
          <w:color w:val="212121"/>
          <w:sz w:val="24"/>
          <w:szCs w:val="24"/>
        </w:rPr>
      </w:pPr>
      <w:r w:rsidDel="00000000" w:rsidR="00000000" w:rsidRPr="00000000">
        <w:rPr>
          <w:color w:val="212121"/>
          <w:rtl w:val="0"/>
        </w:rPr>
        <w:t xml:space="preserve">Colin &amp; Raquel to give feedback on assets requested to align with data / insights suggested for diligence and initial candidate selections</w:t>
      </w:r>
    </w:p>
    <w:p w:rsidR="00000000" w:rsidDel="00000000" w:rsidP="00000000" w:rsidRDefault="00000000" w:rsidRPr="00000000" w14:paraId="000001B2">
      <w:pPr>
        <w:numPr>
          <w:ilvl w:val="1"/>
          <w:numId w:val="22"/>
        </w:numPr>
        <w:spacing w:before="0" w:beforeAutospacing="0" w:lineRule="auto"/>
        <w:ind w:left="1440" w:hanging="360"/>
        <w:rPr>
          <w:color w:val="212121"/>
          <w:sz w:val="24"/>
          <w:szCs w:val="24"/>
          <w:highlight w:val="yellow"/>
        </w:rPr>
      </w:pPr>
      <w:r w:rsidDel="00000000" w:rsidR="00000000" w:rsidRPr="00000000">
        <w:rPr>
          <w:color w:val="212121"/>
          <w:highlight w:val="yellow"/>
          <w:rtl w:val="0"/>
        </w:rPr>
        <w:t xml:space="preserve">Once confirmed - Greg to own application submission build with Sequoia tech</w:t>
      </w:r>
    </w:p>
    <w:p w:rsidR="00000000" w:rsidDel="00000000" w:rsidP="00000000" w:rsidRDefault="00000000" w:rsidRPr="00000000" w14:paraId="000001B3">
      <w:pPr>
        <w:spacing w:before="240" w:lineRule="auto"/>
        <w:rPr>
          <w:rFonts w:ascii="Roboto" w:cs="Roboto" w:eastAsia="Roboto" w:hAnsi="Roboto"/>
          <w:b w:val="1"/>
          <w:color w:val="444746"/>
          <w:sz w:val="21"/>
          <w:szCs w:val="21"/>
        </w:rPr>
      </w:pPr>
      <w:r w:rsidDel="00000000" w:rsidR="00000000" w:rsidRPr="00000000">
        <w:rPr>
          <w:rtl w:val="0"/>
        </w:rPr>
      </w:r>
    </w:p>
    <w:p w:rsidR="00000000" w:rsidDel="00000000" w:rsidP="00000000" w:rsidRDefault="00000000" w:rsidRPr="00000000" w14:paraId="000001B4">
      <w:pPr>
        <w:numPr>
          <w:ilvl w:val="0"/>
          <w:numId w:val="22"/>
        </w:numPr>
        <w:spacing w:after="0" w:afterAutospacing="0" w:before="240" w:lineRule="auto"/>
        <w:ind w:left="720" w:hanging="360"/>
        <w:rPr>
          <w:b w:val="1"/>
          <w:sz w:val="24"/>
          <w:szCs w:val="24"/>
        </w:rPr>
      </w:pPr>
      <w:r w:rsidDel="00000000" w:rsidR="00000000" w:rsidRPr="00000000">
        <w:rPr>
          <w:b w:val="1"/>
          <w:sz w:val="24"/>
          <w:szCs w:val="24"/>
          <w:rtl w:val="0"/>
        </w:rPr>
        <w:t xml:space="preserve">Identify who at Sequoia to help with immediate next steps (pre-Transform)</w:t>
      </w:r>
      <w:r w:rsidDel="00000000" w:rsidR="00000000" w:rsidRPr="00000000">
        <w:rPr>
          <w:rtl w:val="0"/>
        </w:rPr>
      </w:r>
    </w:p>
    <w:p w:rsidR="00000000" w:rsidDel="00000000" w:rsidP="00000000" w:rsidRDefault="00000000" w:rsidRPr="00000000" w14:paraId="000001B5">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Marketing for SV Amplifier - </w:t>
      </w:r>
      <w:r w:rsidDel="00000000" w:rsidR="00000000" w:rsidRPr="00000000">
        <w:rPr>
          <w:i w:val="1"/>
          <w:sz w:val="24"/>
          <w:szCs w:val="24"/>
          <w:rtl w:val="0"/>
        </w:rPr>
        <w:t xml:space="preserve">Emily’s team can assist as it helps to push them to SV amplifier </w:t>
      </w:r>
    </w:p>
    <w:p w:rsidR="00000000" w:rsidDel="00000000" w:rsidP="00000000" w:rsidRDefault="00000000" w:rsidRPr="00000000" w14:paraId="000001B6">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Announcement</w:t>
      </w:r>
    </w:p>
    <w:p w:rsidR="00000000" w:rsidDel="00000000" w:rsidP="00000000" w:rsidRDefault="00000000" w:rsidRPr="00000000" w14:paraId="000001B7">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Announcement &amp; Application landing page And/OR Subscribe to receive applications open nominations</w:t>
      </w:r>
    </w:p>
    <w:p w:rsidR="00000000" w:rsidDel="00000000" w:rsidP="00000000" w:rsidRDefault="00000000" w:rsidRPr="00000000" w14:paraId="000001B8">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Landing page on SV website</w:t>
      </w:r>
    </w:p>
    <w:p w:rsidR="00000000" w:rsidDel="00000000" w:rsidP="00000000" w:rsidRDefault="00000000" w:rsidRPr="00000000" w14:paraId="000001B9">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One pager</w:t>
      </w:r>
    </w:p>
    <w:p w:rsidR="00000000" w:rsidDel="00000000" w:rsidP="00000000" w:rsidRDefault="00000000" w:rsidRPr="00000000" w14:paraId="000001BA">
      <w:pPr>
        <w:numPr>
          <w:ilvl w:val="3"/>
          <w:numId w:val="22"/>
        </w:numPr>
        <w:spacing w:after="0" w:afterAutospacing="0" w:before="0" w:beforeAutospacing="0" w:lineRule="auto"/>
        <w:ind w:left="2880" w:hanging="360"/>
        <w:rPr>
          <w:sz w:val="24"/>
          <w:szCs w:val="24"/>
          <w:u w:val="none"/>
        </w:rPr>
      </w:pPr>
      <w:r w:rsidDel="00000000" w:rsidR="00000000" w:rsidRPr="00000000">
        <w:rPr>
          <w:sz w:val="24"/>
          <w:szCs w:val="24"/>
          <w:rtl w:val="0"/>
        </w:rPr>
        <w:t xml:space="preserve">Founder</w:t>
      </w:r>
    </w:p>
    <w:p w:rsidR="00000000" w:rsidDel="00000000" w:rsidP="00000000" w:rsidRDefault="00000000" w:rsidRPr="00000000" w14:paraId="000001BB">
      <w:pPr>
        <w:numPr>
          <w:ilvl w:val="3"/>
          <w:numId w:val="22"/>
        </w:numPr>
        <w:spacing w:after="0" w:afterAutospacing="0" w:before="0" w:beforeAutospacing="0" w:lineRule="auto"/>
        <w:ind w:left="2880" w:hanging="360"/>
        <w:rPr>
          <w:sz w:val="24"/>
          <w:szCs w:val="24"/>
          <w:u w:val="none"/>
        </w:rPr>
      </w:pPr>
      <w:r w:rsidDel="00000000" w:rsidR="00000000" w:rsidRPr="00000000">
        <w:rPr>
          <w:sz w:val="24"/>
          <w:szCs w:val="24"/>
          <w:rtl w:val="0"/>
        </w:rPr>
        <w:t xml:space="preserve">Partnership</w:t>
      </w:r>
    </w:p>
    <w:p w:rsidR="00000000" w:rsidDel="00000000" w:rsidP="00000000" w:rsidRDefault="00000000" w:rsidRPr="00000000" w14:paraId="000001BC">
      <w:pPr>
        <w:numPr>
          <w:ilvl w:val="3"/>
          <w:numId w:val="22"/>
        </w:numPr>
        <w:spacing w:after="0" w:afterAutospacing="0" w:before="0" w:beforeAutospacing="0" w:lineRule="auto"/>
        <w:ind w:left="2880" w:hanging="360"/>
        <w:rPr>
          <w:sz w:val="24"/>
          <w:szCs w:val="24"/>
          <w:u w:val="none"/>
        </w:rPr>
      </w:pPr>
      <w:r w:rsidDel="00000000" w:rsidR="00000000" w:rsidRPr="00000000">
        <w:rPr>
          <w:sz w:val="24"/>
          <w:szCs w:val="24"/>
          <w:rtl w:val="0"/>
        </w:rPr>
        <w:t xml:space="preserve">Advisor</w:t>
      </w:r>
    </w:p>
    <w:p w:rsidR="00000000" w:rsidDel="00000000" w:rsidP="00000000" w:rsidRDefault="00000000" w:rsidRPr="00000000" w14:paraId="000001BD">
      <w:pPr>
        <w:numPr>
          <w:ilvl w:val="2"/>
          <w:numId w:val="22"/>
        </w:numPr>
        <w:spacing w:after="0" w:afterAutospacing="0" w:before="0" w:beforeAutospacing="0" w:lineRule="auto"/>
        <w:ind w:left="2160" w:hanging="360"/>
        <w:rPr>
          <w:sz w:val="24"/>
          <w:szCs w:val="24"/>
          <w:u w:val="none"/>
        </w:rPr>
      </w:pPr>
      <w:r w:rsidDel="00000000" w:rsidR="00000000" w:rsidRPr="00000000">
        <w:rPr>
          <w:rtl w:val="0"/>
        </w:rPr>
      </w:r>
    </w:p>
    <w:p w:rsidR="00000000" w:rsidDel="00000000" w:rsidP="00000000" w:rsidRDefault="00000000" w:rsidRPr="00000000" w14:paraId="000001BE">
      <w:pPr>
        <w:numPr>
          <w:ilvl w:val="1"/>
          <w:numId w:val="2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SV @ Transform Help</w:t>
      </w:r>
    </w:p>
    <w:p w:rsidR="00000000" w:rsidDel="00000000" w:rsidP="00000000" w:rsidRDefault="00000000" w:rsidRPr="00000000" w14:paraId="000001BF">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Comms</w:t>
      </w:r>
    </w:p>
    <w:p w:rsidR="00000000" w:rsidDel="00000000" w:rsidP="00000000" w:rsidRDefault="00000000" w:rsidRPr="00000000" w14:paraId="000001C0">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Panel Preps</w:t>
      </w:r>
    </w:p>
    <w:p w:rsidR="00000000" w:rsidDel="00000000" w:rsidP="00000000" w:rsidRDefault="00000000" w:rsidRPr="00000000" w14:paraId="000001C1">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Speaker Coordination</w:t>
      </w:r>
    </w:p>
    <w:p w:rsidR="00000000" w:rsidDel="00000000" w:rsidP="00000000" w:rsidRDefault="00000000" w:rsidRPr="00000000" w14:paraId="000001C2">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RSVP list serv</w:t>
      </w:r>
    </w:p>
    <w:p w:rsidR="00000000" w:rsidDel="00000000" w:rsidP="00000000" w:rsidRDefault="00000000" w:rsidRPr="00000000" w14:paraId="000001C3">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Calendar-ing</w:t>
      </w:r>
    </w:p>
    <w:p w:rsidR="00000000" w:rsidDel="00000000" w:rsidP="00000000" w:rsidRDefault="00000000" w:rsidRPr="00000000" w14:paraId="000001C4">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Emily / </w:t>
      </w:r>
      <w:r w:rsidDel="00000000" w:rsidR="00000000" w:rsidRPr="00000000">
        <w:rPr>
          <w:sz w:val="24"/>
          <w:szCs w:val="24"/>
          <w:rtl w:val="0"/>
        </w:rPr>
        <w:t xml:space="preserve">Team?</w:t>
      </w:r>
    </w:p>
    <w:p w:rsidR="00000000" w:rsidDel="00000000" w:rsidP="00000000" w:rsidRDefault="00000000" w:rsidRPr="00000000" w14:paraId="000001C5">
      <w:pPr>
        <w:numPr>
          <w:ilvl w:val="2"/>
          <w:numId w:val="22"/>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Landing Page Copy: </w:t>
      </w:r>
    </w:p>
    <w:p w:rsidR="00000000" w:rsidDel="00000000" w:rsidP="00000000" w:rsidRDefault="00000000" w:rsidRPr="00000000" w14:paraId="000001C6">
      <w:pPr>
        <w:numPr>
          <w:ilvl w:val="3"/>
          <w:numId w:val="22"/>
        </w:numPr>
        <w:spacing w:after="0" w:afterAutospacing="0" w:before="0" w:beforeAutospacing="0" w:lineRule="auto"/>
        <w:ind w:left="2880" w:hanging="360"/>
        <w:rPr>
          <w:sz w:val="24"/>
          <w:szCs w:val="24"/>
          <w:u w:val="none"/>
        </w:rPr>
      </w:pPr>
      <w:hyperlink r:id="rId16">
        <w:r w:rsidDel="00000000" w:rsidR="00000000" w:rsidRPr="00000000">
          <w:rPr>
            <w:color w:val="1155cc"/>
            <w:sz w:val="24"/>
            <w:szCs w:val="24"/>
            <w:u w:val="single"/>
            <w:rtl w:val="0"/>
          </w:rPr>
          <w:t xml:space="preserve">https://docs.google.com/document/d/10zLeXMohYlEkom-vmM82OivYhBmxGA61LAFFW3TPCJ4/edit?usp=sharing</w:t>
        </w:r>
      </w:hyperlink>
      <w:r w:rsidDel="00000000" w:rsidR="00000000" w:rsidRPr="00000000">
        <w:rPr>
          <w:rtl w:val="0"/>
        </w:rPr>
      </w:r>
    </w:p>
    <w:p w:rsidR="00000000" w:rsidDel="00000000" w:rsidP="00000000" w:rsidRDefault="00000000" w:rsidRPr="00000000" w14:paraId="000001C7">
      <w:pPr>
        <w:numPr>
          <w:ilvl w:val="3"/>
          <w:numId w:val="22"/>
        </w:numPr>
        <w:spacing w:after="0" w:afterAutospacing="0" w:before="0" w:beforeAutospacing="0" w:lineRule="auto"/>
        <w:ind w:left="2880" w:hanging="360"/>
        <w:rPr>
          <w:sz w:val="24"/>
          <w:szCs w:val="24"/>
          <w:u w:val="none"/>
        </w:rPr>
      </w:pPr>
      <w:r w:rsidDel="00000000" w:rsidR="00000000" w:rsidRPr="00000000">
        <w:rPr>
          <w:rtl w:val="0"/>
        </w:rPr>
      </w:r>
    </w:p>
    <w:p w:rsidR="00000000" w:rsidDel="00000000" w:rsidP="00000000" w:rsidRDefault="00000000" w:rsidRPr="00000000" w14:paraId="000001C8">
      <w:pPr>
        <w:numPr>
          <w:ilvl w:val="0"/>
          <w:numId w:val="22"/>
        </w:numPr>
        <w:spacing w:after="0" w:afterAutospacing="0" w:before="0" w:beforeAutospacing="0" w:lineRule="auto"/>
        <w:ind w:left="720" w:hanging="360"/>
        <w:rPr>
          <w:b w:val="1"/>
          <w:sz w:val="24"/>
          <w:szCs w:val="24"/>
        </w:rPr>
      </w:pPr>
      <w:r w:rsidDel="00000000" w:rsidR="00000000" w:rsidRPr="00000000">
        <w:rPr>
          <w:b w:val="1"/>
          <w:color w:val="212121"/>
          <w:sz w:val="24"/>
          <w:szCs w:val="24"/>
          <w:rtl w:val="0"/>
        </w:rPr>
        <w:t xml:space="preserve">Finalize Terms -</w:t>
      </w:r>
      <w:r w:rsidDel="00000000" w:rsidR="00000000" w:rsidRPr="00000000">
        <w:rPr>
          <w:b w:val="1"/>
          <w:color w:val="212121"/>
          <w:sz w:val="24"/>
          <w:szCs w:val="24"/>
          <w:shd w:fill="fff2cc" w:val="clear"/>
          <w:rtl w:val="0"/>
        </w:rPr>
        <w:t xml:space="preserve"> </w:t>
      </w:r>
      <w:r w:rsidDel="00000000" w:rsidR="00000000" w:rsidRPr="00000000">
        <w:rPr>
          <w:b w:val="1"/>
          <w:i w:val="1"/>
          <w:color w:val="212121"/>
          <w:sz w:val="24"/>
          <w:szCs w:val="24"/>
          <w:shd w:fill="fff2cc" w:val="clear"/>
          <w:rtl w:val="0"/>
        </w:rPr>
        <w:t xml:space="preserve">in progress</w:t>
      </w:r>
    </w:p>
    <w:p w:rsidR="00000000" w:rsidDel="00000000" w:rsidP="00000000" w:rsidRDefault="00000000" w:rsidRPr="00000000" w14:paraId="000001C9">
      <w:pPr>
        <w:numPr>
          <w:ilvl w:val="1"/>
          <w:numId w:val="22"/>
        </w:numPr>
        <w:spacing w:after="0" w:afterAutospacing="0" w:before="0" w:beforeAutospacing="0" w:lineRule="auto"/>
        <w:ind w:left="1440" w:hanging="360"/>
        <w:rPr>
          <w:sz w:val="24"/>
          <w:szCs w:val="24"/>
        </w:rPr>
      </w:pPr>
      <w:r w:rsidDel="00000000" w:rsidR="00000000" w:rsidRPr="00000000">
        <w:rPr>
          <w:color w:val="212121"/>
          <w:sz w:val="24"/>
          <w:szCs w:val="24"/>
          <w:rtl w:val="0"/>
        </w:rPr>
        <w:t xml:space="preserve">Investment Team </w:t>
      </w:r>
    </w:p>
    <w:p w:rsidR="00000000" w:rsidDel="00000000" w:rsidP="00000000" w:rsidRDefault="00000000" w:rsidRPr="00000000" w14:paraId="000001CA">
      <w:pPr>
        <w:numPr>
          <w:ilvl w:val="1"/>
          <w:numId w:val="22"/>
        </w:numPr>
        <w:spacing w:after="0" w:afterAutospacing="0" w:before="0" w:beforeAutospacing="0" w:lineRule="auto"/>
        <w:ind w:left="1440" w:hanging="360"/>
        <w:rPr>
          <w:sz w:val="24"/>
          <w:szCs w:val="24"/>
        </w:rPr>
      </w:pPr>
      <w:r w:rsidDel="00000000" w:rsidR="00000000" w:rsidRPr="00000000">
        <w:rPr>
          <w:color w:val="212121"/>
          <w:sz w:val="24"/>
          <w:szCs w:val="24"/>
          <w:rtl w:val="0"/>
        </w:rPr>
        <w:t xml:space="preserve">Legal </w:t>
      </w:r>
    </w:p>
    <w:p w:rsidR="00000000" w:rsidDel="00000000" w:rsidP="00000000" w:rsidRDefault="00000000" w:rsidRPr="00000000" w14:paraId="000001CB">
      <w:pPr>
        <w:numPr>
          <w:ilvl w:val="0"/>
          <w:numId w:val="22"/>
        </w:numPr>
        <w:spacing w:after="0" w:afterAutospacing="0" w:before="0" w:beforeAutospacing="0" w:lineRule="auto"/>
        <w:ind w:left="720" w:hanging="360"/>
        <w:rPr>
          <w:b w:val="1"/>
          <w:color w:val="212121"/>
          <w:sz w:val="24"/>
          <w:szCs w:val="24"/>
        </w:rPr>
      </w:pPr>
      <w:r w:rsidDel="00000000" w:rsidR="00000000" w:rsidRPr="00000000">
        <w:rPr>
          <w:b w:val="1"/>
          <w:sz w:val="24"/>
          <w:szCs w:val="24"/>
          <w:rtl w:val="0"/>
        </w:rPr>
        <w:t xml:space="preserve">Meeting cadence - </w:t>
      </w:r>
      <w:r w:rsidDel="00000000" w:rsidR="00000000" w:rsidRPr="00000000">
        <w:rPr>
          <w:b w:val="1"/>
          <w:i w:val="1"/>
          <w:sz w:val="24"/>
          <w:szCs w:val="24"/>
          <w:shd w:fill="d9ead3" w:val="clear"/>
          <w:rtl w:val="0"/>
        </w:rPr>
        <w:t xml:space="preserve">done</w:t>
      </w:r>
    </w:p>
    <w:p w:rsidR="00000000" w:rsidDel="00000000" w:rsidP="00000000" w:rsidRDefault="00000000" w:rsidRPr="00000000" w14:paraId="000001CC">
      <w:pPr>
        <w:numPr>
          <w:ilvl w:val="1"/>
          <w:numId w:val="22"/>
        </w:numPr>
        <w:spacing w:after="0" w:afterAutospacing="0" w:before="0" w:beforeAutospacing="0" w:lineRule="auto"/>
        <w:ind w:left="1440" w:hanging="360"/>
        <w:rPr>
          <w:b w:val="1"/>
          <w:sz w:val="24"/>
          <w:szCs w:val="24"/>
          <w:u w:val="none"/>
        </w:rPr>
      </w:pPr>
      <w:r w:rsidDel="00000000" w:rsidR="00000000" w:rsidRPr="00000000">
        <w:rPr>
          <w:b w:val="1"/>
          <w:sz w:val="24"/>
          <w:szCs w:val="24"/>
          <w:rtl w:val="0"/>
        </w:rPr>
        <w:t xml:space="preserve">Emily, Erin + Dalton - M,W, F weekly 30 min</w:t>
      </w:r>
    </w:p>
    <w:p w:rsidR="00000000" w:rsidDel="00000000" w:rsidP="00000000" w:rsidRDefault="00000000" w:rsidRPr="00000000" w14:paraId="000001CD">
      <w:pPr>
        <w:numPr>
          <w:ilvl w:val="1"/>
          <w:numId w:val="22"/>
        </w:numPr>
        <w:spacing w:after="0" w:afterAutospacing="0" w:before="0" w:beforeAutospacing="0" w:lineRule="auto"/>
        <w:ind w:left="1440" w:hanging="360"/>
        <w:rPr>
          <w:b w:val="1"/>
          <w:sz w:val="24"/>
          <w:szCs w:val="24"/>
          <w:u w:val="none"/>
        </w:rPr>
      </w:pPr>
      <w:r w:rsidDel="00000000" w:rsidR="00000000" w:rsidRPr="00000000">
        <w:rPr>
          <w:b w:val="1"/>
          <w:sz w:val="24"/>
          <w:szCs w:val="24"/>
          <w:rtl w:val="0"/>
        </w:rPr>
        <w:t xml:space="preserve">Analytical</w:t>
      </w:r>
    </w:p>
    <w:p w:rsidR="00000000" w:rsidDel="00000000" w:rsidP="00000000" w:rsidRDefault="00000000" w:rsidRPr="00000000" w14:paraId="000001CE">
      <w:pPr>
        <w:numPr>
          <w:ilvl w:val="0"/>
          <w:numId w:val="22"/>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Define exactly who we want involved - </w:t>
      </w:r>
      <w:r w:rsidDel="00000000" w:rsidR="00000000" w:rsidRPr="00000000">
        <w:rPr>
          <w:b w:val="1"/>
          <w:i w:val="1"/>
          <w:sz w:val="24"/>
          <w:szCs w:val="24"/>
          <w:shd w:fill="fff2cc" w:val="clear"/>
          <w:rtl w:val="0"/>
        </w:rPr>
        <w:t xml:space="preserve">in progress</w:t>
      </w:r>
      <w:r w:rsidDel="00000000" w:rsidR="00000000" w:rsidRPr="00000000">
        <w:rPr>
          <w:rtl w:val="0"/>
        </w:rPr>
      </w:r>
    </w:p>
    <w:p w:rsidR="00000000" w:rsidDel="00000000" w:rsidP="00000000" w:rsidRDefault="00000000" w:rsidRPr="00000000" w14:paraId="000001CF">
      <w:pPr>
        <w:numPr>
          <w:ilvl w:val="1"/>
          <w:numId w:val="22"/>
        </w:numPr>
        <w:spacing w:after="0" w:afterAutospacing="0" w:before="0" w:beforeAutospacing="0" w:lineRule="auto"/>
        <w:ind w:left="1440" w:hanging="360"/>
        <w:rPr>
          <w:b w:val="1"/>
          <w:sz w:val="24"/>
          <w:szCs w:val="24"/>
          <w:u w:val="none"/>
        </w:rPr>
      </w:pPr>
      <w:r w:rsidDel="00000000" w:rsidR="00000000" w:rsidRPr="00000000">
        <w:rPr>
          <w:b w:val="1"/>
          <w:sz w:val="24"/>
          <w:szCs w:val="24"/>
          <w:rtl w:val="0"/>
        </w:rPr>
        <w:t xml:space="preserve">Councils?</w:t>
      </w:r>
    </w:p>
    <w:p w:rsidR="00000000" w:rsidDel="00000000" w:rsidP="00000000" w:rsidRDefault="00000000" w:rsidRPr="00000000" w14:paraId="000001D0">
      <w:pPr>
        <w:numPr>
          <w:ilvl w:val="0"/>
          <w:numId w:val="22"/>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Meet with each LP</w:t>
      </w:r>
    </w:p>
    <w:p w:rsidR="00000000" w:rsidDel="00000000" w:rsidP="00000000" w:rsidRDefault="00000000" w:rsidRPr="00000000" w14:paraId="000001D1">
      <w:pPr>
        <w:numPr>
          <w:ilvl w:val="1"/>
          <w:numId w:val="22"/>
        </w:numPr>
        <w:spacing w:after="0" w:afterAutospacing="0" w:before="0" w:beforeAutospacing="0" w:lineRule="auto"/>
        <w:ind w:left="1440" w:hanging="360"/>
        <w:rPr>
          <w:b w:val="1"/>
          <w:sz w:val="24"/>
          <w:szCs w:val="24"/>
          <w:u w:val="none"/>
        </w:rPr>
      </w:pPr>
      <w:r w:rsidDel="00000000" w:rsidR="00000000" w:rsidRPr="00000000">
        <w:rPr>
          <w:b w:val="1"/>
          <w:sz w:val="24"/>
          <w:szCs w:val="24"/>
          <w:rtl w:val="0"/>
        </w:rPr>
        <w:t xml:space="preserve">Define MVP, will we ever want to move to paid partnerships?</w:t>
      </w:r>
      <w:r w:rsidDel="00000000" w:rsidR="00000000" w:rsidRPr="00000000">
        <w:rPr>
          <w:rtl w:val="0"/>
        </w:rPr>
      </w:r>
    </w:p>
    <w:p w:rsidR="00000000" w:rsidDel="00000000" w:rsidP="00000000" w:rsidRDefault="00000000" w:rsidRPr="00000000" w14:paraId="000001D2">
      <w:pPr>
        <w:numPr>
          <w:ilvl w:val="0"/>
          <w:numId w:val="22"/>
        </w:numPr>
        <w:spacing w:after="0" w:afterAutospacing="0" w:before="0" w:beforeAutospacing="0" w:lineRule="auto"/>
        <w:ind w:left="720" w:hanging="360"/>
        <w:rPr>
          <w:b w:val="1"/>
          <w:color w:val="212121"/>
          <w:sz w:val="24"/>
          <w:szCs w:val="24"/>
          <w:u w:val="none"/>
        </w:rPr>
      </w:pPr>
      <w:r w:rsidDel="00000000" w:rsidR="00000000" w:rsidRPr="00000000">
        <w:rPr>
          <w:b w:val="1"/>
          <w:color w:val="212121"/>
          <w:sz w:val="24"/>
          <w:szCs w:val="24"/>
          <w:rtl w:val="0"/>
        </w:rPr>
        <w:t xml:space="preserve">Program definition - one pager</w:t>
      </w:r>
    </w:p>
    <w:p w:rsidR="00000000" w:rsidDel="00000000" w:rsidP="00000000" w:rsidRDefault="00000000" w:rsidRPr="00000000" w14:paraId="000001D3">
      <w:pPr>
        <w:numPr>
          <w:ilvl w:val="0"/>
          <w:numId w:val="22"/>
        </w:numPr>
        <w:spacing w:after="0" w:afterAutospacing="0" w:before="0" w:beforeAutospacing="0" w:lineRule="auto"/>
        <w:ind w:left="720" w:hanging="360"/>
        <w:rPr>
          <w:b w:val="1"/>
          <w:color w:val="212121"/>
          <w:sz w:val="24"/>
          <w:szCs w:val="24"/>
          <w:u w:val="none"/>
        </w:rPr>
      </w:pPr>
      <w:r w:rsidDel="00000000" w:rsidR="00000000" w:rsidRPr="00000000">
        <w:rPr>
          <w:b w:val="1"/>
          <w:color w:val="212121"/>
          <w:sz w:val="24"/>
          <w:szCs w:val="24"/>
          <w:rtl w:val="0"/>
        </w:rPr>
        <w:t xml:space="preserve">Emily:</w:t>
      </w:r>
    </w:p>
    <w:p w:rsidR="00000000" w:rsidDel="00000000" w:rsidP="00000000" w:rsidRDefault="00000000" w:rsidRPr="00000000" w14:paraId="000001D4">
      <w:pPr>
        <w:numPr>
          <w:ilvl w:val="1"/>
          <w:numId w:val="22"/>
        </w:numPr>
        <w:spacing w:after="0" w:afterAutospacing="0" w:before="0" w:beforeAutospacing="0" w:lineRule="auto"/>
        <w:ind w:left="1440" w:hanging="360"/>
        <w:rPr>
          <w:color w:val="212121"/>
          <w:sz w:val="24"/>
          <w:szCs w:val="24"/>
        </w:rPr>
      </w:pPr>
      <w:r w:rsidDel="00000000" w:rsidR="00000000" w:rsidRPr="00000000">
        <w:rPr>
          <w:color w:val="212121"/>
          <w:sz w:val="24"/>
          <w:szCs w:val="24"/>
          <w:rtl w:val="0"/>
        </w:rPr>
        <w:t xml:space="preserve">Value prop - engaging with SV amplifier</w:t>
      </w:r>
    </w:p>
    <w:p w:rsidR="00000000" w:rsidDel="00000000" w:rsidP="00000000" w:rsidRDefault="00000000" w:rsidRPr="00000000" w14:paraId="000001D5">
      <w:pPr>
        <w:numPr>
          <w:ilvl w:val="1"/>
          <w:numId w:val="22"/>
        </w:numPr>
        <w:spacing w:after="0" w:afterAutospacing="0" w:before="0" w:beforeAutospacing="0" w:lineRule="auto"/>
        <w:ind w:left="1440" w:hanging="360"/>
        <w:rPr>
          <w:color w:val="212121"/>
          <w:sz w:val="24"/>
          <w:szCs w:val="24"/>
          <w:u w:val="none"/>
        </w:rPr>
      </w:pPr>
      <w:r w:rsidDel="00000000" w:rsidR="00000000" w:rsidRPr="00000000">
        <w:rPr>
          <w:color w:val="212121"/>
          <w:sz w:val="24"/>
          <w:szCs w:val="24"/>
          <w:rtl w:val="0"/>
        </w:rPr>
        <w:t xml:space="preserve">Sequoia engagement definitions</w:t>
      </w:r>
    </w:p>
    <w:p w:rsidR="00000000" w:rsidDel="00000000" w:rsidP="00000000" w:rsidRDefault="00000000" w:rsidRPr="00000000" w14:paraId="000001D6">
      <w:pPr>
        <w:numPr>
          <w:ilvl w:val="1"/>
          <w:numId w:val="22"/>
        </w:numPr>
        <w:spacing w:after="0" w:afterAutospacing="0" w:before="0" w:beforeAutospacing="0" w:lineRule="auto"/>
        <w:ind w:left="1440" w:hanging="360"/>
        <w:rPr>
          <w:color w:val="212121"/>
          <w:sz w:val="24"/>
          <w:szCs w:val="24"/>
          <w:u w:val="none"/>
        </w:rPr>
      </w:pPr>
      <w:r w:rsidDel="00000000" w:rsidR="00000000" w:rsidRPr="00000000">
        <w:rPr>
          <w:color w:val="212121"/>
          <w:sz w:val="24"/>
          <w:szCs w:val="24"/>
          <w:rtl w:val="0"/>
        </w:rPr>
        <w:t xml:space="preserve">Starting marketing (Jackie, team)</w:t>
      </w:r>
    </w:p>
    <w:p w:rsidR="00000000" w:rsidDel="00000000" w:rsidP="00000000" w:rsidRDefault="00000000" w:rsidRPr="00000000" w14:paraId="000001D7">
      <w:pPr>
        <w:numPr>
          <w:ilvl w:val="0"/>
          <w:numId w:val="22"/>
        </w:numPr>
        <w:spacing w:after="0" w:afterAutospacing="0" w:before="0" w:beforeAutospacing="0" w:lineRule="auto"/>
        <w:ind w:left="720" w:hanging="360"/>
        <w:rPr>
          <w:color w:val="212121"/>
          <w:sz w:val="24"/>
          <w:szCs w:val="24"/>
          <w:u w:val="none"/>
        </w:rPr>
      </w:pPr>
      <w:r w:rsidDel="00000000" w:rsidR="00000000" w:rsidRPr="00000000">
        <w:rPr>
          <w:b w:val="1"/>
          <w:color w:val="212121"/>
          <w:sz w:val="24"/>
          <w:szCs w:val="24"/>
          <w:rtl w:val="0"/>
        </w:rPr>
        <w:t xml:space="preserve">Colin/Raquel </w:t>
      </w:r>
      <w:r w:rsidDel="00000000" w:rsidR="00000000" w:rsidRPr="00000000">
        <w:rPr>
          <w:color w:val="212121"/>
          <w:sz w:val="24"/>
          <w:szCs w:val="24"/>
          <w:rtl w:val="0"/>
        </w:rPr>
        <w:t xml:space="preserve">- to share with Erin/Robby</w:t>
      </w:r>
    </w:p>
    <w:p w:rsidR="00000000" w:rsidDel="00000000" w:rsidP="00000000" w:rsidRDefault="00000000" w:rsidRPr="00000000" w14:paraId="000001D8">
      <w:pPr>
        <w:numPr>
          <w:ilvl w:val="1"/>
          <w:numId w:val="22"/>
        </w:numPr>
        <w:spacing w:after="0" w:afterAutospacing="0" w:before="0" w:beforeAutospacing="0" w:lineRule="auto"/>
        <w:ind w:left="1440" w:hanging="360"/>
        <w:rPr>
          <w:color w:val="212121"/>
          <w:sz w:val="24"/>
          <w:szCs w:val="24"/>
          <w:u w:val="none"/>
        </w:rPr>
      </w:pPr>
      <w:r w:rsidDel="00000000" w:rsidR="00000000" w:rsidRPr="00000000">
        <w:rPr>
          <w:color w:val="212121"/>
          <w:sz w:val="24"/>
          <w:szCs w:val="24"/>
          <w:rtl w:val="0"/>
        </w:rPr>
        <w:t xml:space="preserve">What are we not getting from PTP?</w:t>
      </w:r>
    </w:p>
    <w:p w:rsidR="00000000" w:rsidDel="00000000" w:rsidP="00000000" w:rsidRDefault="00000000" w:rsidRPr="00000000" w14:paraId="000001D9">
      <w:pPr>
        <w:numPr>
          <w:ilvl w:val="1"/>
          <w:numId w:val="22"/>
        </w:numPr>
        <w:spacing w:after="0" w:afterAutospacing="0" w:before="0" w:beforeAutospacing="0" w:lineRule="auto"/>
        <w:ind w:left="1440" w:hanging="360"/>
        <w:rPr>
          <w:color w:val="212121"/>
          <w:sz w:val="24"/>
          <w:szCs w:val="24"/>
          <w:u w:val="none"/>
        </w:rPr>
      </w:pPr>
      <w:r w:rsidDel="00000000" w:rsidR="00000000" w:rsidRPr="00000000">
        <w:rPr>
          <w:color w:val="212121"/>
          <w:sz w:val="24"/>
          <w:szCs w:val="24"/>
          <w:rtl w:val="0"/>
        </w:rPr>
        <w:t xml:space="preserve">Shares of companies</w:t>
      </w:r>
    </w:p>
    <w:p w:rsidR="00000000" w:rsidDel="00000000" w:rsidP="00000000" w:rsidRDefault="00000000" w:rsidRPr="00000000" w14:paraId="000001DA">
      <w:pPr>
        <w:numPr>
          <w:ilvl w:val="0"/>
          <w:numId w:val="22"/>
        </w:numPr>
        <w:spacing w:after="0" w:afterAutospacing="0" w:before="0" w:beforeAutospacing="0" w:lineRule="auto"/>
        <w:ind w:left="720" w:hanging="360"/>
        <w:rPr>
          <w:b w:val="1"/>
          <w:color w:val="212121"/>
          <w:sz w:val="24"/>
          <w:szCs w:val="24"/>
        </w:rPr>
      </w:pPr>
      <w:r w:rsidDel="00000000" w:rsidR="00000000" w:rsidRPr="00000000">
        <w:rPr>
          <w:b w:val="1"/>
          <w:color w:val="212121"/>
          <w:sz w:val="24"/>
          <w:szCs w:val="24"/>
          <w:rtl w:val="0"/>
        </w:rPr>
        <w:t xml:space="preserve">Dalton</w:t>
      </w:r>
    </w:p>
    <w:p w:rsidR="00000000" w:rsidDel="00000000" w:rsidP="00000000" w:rsidRDefault="00000000" w:rsidRPr="00000000" w14:paraId="000001DB">
      <w:pPr>
        <w:numPr>
          <w:ilvl w:val="1"/>
          <w:numId w:val="22"/>
        </w:numPr>
        <w:spacing w:after="0" w:afterAutospacing="0" w:before="0" w:beforeAutospacing="0" w:lineRule="auto"/>
        <w:ind w:left="1440" w:hanging="360"/>
        <w:rPr>
          <w:color w:val="212121"/>
          <w:sz w:val="24"/>
          <w:szCs w:val="24"/>
        </w:rPr>
      </w:pPr>
      <w:hyperlink r:id="rId17">
        <w:r w:rsidDel="00000000" w:rsidR="00000000" w:rsidRPr="00000000">
          <w:rPr>
            <w:color w:val="1155cc"/>
            <w:sz w:val="24"/>
            <w:szCs w:val="24"/>
            <w:u w:val="single"/>
            <w:rtl w:val="0"/>
          </w:rPr>
          <w:t xml:space="preserve">Partnership comms</w:t>
        </w:r>
      </w:hyperlink>
      <w:r w:rsidDel="00000000" w:rsidR="00000000" w:rsidRPr="00000000">
        <w:rPr>
          <w:rtl w:val="0"/>
        </w:rPr>
      </w:r>
    </w:p>
    <w:p w:rsidR="00000000" w:rsidDel="00000000" w:rsidP="00000000" w:rsidRDefault="00000000" w:rsidRPr="00000000" w14:paraId="000001DC">
      <w:pPr>
        <w:numPr>
          <w:ilvl w:val="0"/>
          <w:numId w:val="22"/>
        </w:numPr>
        <w:spacing w:after="0" w:afterAutospacing="0" w:before="0" w:beforeAutospacing="0" w:lineRule="auto"/>
        <w:ind w:left="720" w:hanging="360"/>
        <w:rPr>
          <w:b w:val="1"/>
          <w:color w:val="1155cc"/>
          <w:sz w:val="24"/>
          <w:szCs w:val="24"/>
        </w:rPr>
      </w:pPr>
      <w:r w:rsidDel="00000000" w:rsidR="00000000" w:rsidRPr="00000000">
        <w:rPr>
          <w:b w:val="1"/>
          <w:color w:val="1155cc"/>
          <w:sz w:val="24"/>
          <w:szCs w:val="24"/>
          <w:u w:val="single"/>
          <w:rtl w:val="0"/>
        </w:rPr>
        <w:t xml:space="preserve">Emily to own applications through Monday</w:t>
      </w:r>
    </w:p>
    <w:p w:rsidR="00000000" w:rsidDel="00000000" w:rsidP="00000000" w:rsidRDefault="00000000" w:rsidRPr="00000000" w14:paraId="000001DD">
      <w:pPr>
        <w:numPr>
          <w:ilvl w:val="1"/>
          <w:numId w:val="22"/>
        </w:numPr>
        <w:spacing w:after="0" w:afterAutospacing="0" w:before="0" w:beforeAutospacing="0" w:lineRule="auto"/>
        <w:ind w:left="1440" w:hanging="360"/>
        <w:rPr>
          <w:b w:val="1"/>
          <w:color w:val="1155cc"/>
          <w:sz w:val="24"/>
          <w:szCs w:val="24"/>
          <w:u w:val="none"/>
        </w:rPr>
      </w:pPr>
      <w:r w:rsidDel="00000000" w:rsidR="00000000" w:rsidRPr="00000000">
        <w:rPr>
          <w:color w:val="1155cc"/>
          <w:sz w:val="24"/>
          <w:szCs w:val="24"/>
          <w:u w:val="single"/>
          <w:rtl w:val="0"/>
        </w:rPr>
        <w:t xml:space="preserve">Scrub</w:t>
      </w:r>
      <w:r w:rsidDel="00000000" w:rsidR="00000000" w:rsidRPr="00000000">
        <w:rPr>
          <w:b w:val="1"/>
          <w:color w:val="1155cc"/>
          <w:sz w:val="24"/>
          <w:szCs w:val="24"/>
          <w:u w:val="single"/>
          <w:rtl w:val="0"/>
        </w:rPr>
        <w:t xml:space="preserve"> </w:t>
      </w:r>
      <w:r w:rsidDel="00000000" w:rsidR="00000000" w:rsidRPr="00000000">
        <w:rPr>
          <w:color w:val="1155cc"/>
          <w:sz w:val="24"/>
          <w:szCs w:val="24"/>
          <w:u w:val="single"/>
          <w:rtl w:val="0"/>
        </w:rPr>
        <w:t xml:space="preserve">doc</w:t>
      </w:r>
    </w:p>
    <w:p w:rsidR="00000000" w:rsidDel="00000000" w:rsidP="00000000" w:rsidRDefault="00000000" w:rsidRPr="00000000" w14:paraId="000001DE">
      <w:pPr>
        <w:numPr>
          <w:ilvl w:val="1"/>
          <w:numId w:val="22"/>
        </w:numPr>
        <w:spacing w:before="0" w:beforeAutospacing="0" w:lineRule="auto"/>
        <w:ind w:left="1440" w:hanging="360"/>
        <w:rPr>
          <w:color w:val="1155cc"/>
          <w:sz w:val="24"/>
          <w:szCs w:val="24"/>
          <w:u w:val="none"/>
        </w:rPr>
      </w:pPr>
      <w:r w:rsidDel="00000000" w:rsidR="00000000" w:rsidRPr="00000000">
        <w:rPr>
          <w:rtl w:val="0"/>
        </w:rPr>
      </w:r>
    </w:p>
    <w:p w:rsidR="00000000" w:rsidDel="00000000" w:rsidP="00000000" w:rsidRDefault="00000000" w:rsidRPr="00000000" w14:paraId="000001DF">
      <w:pPr>
        <w:spacing w:before="240" w:lineRule="auto"/>
        <w:rPr>
          <w:b w:val="1"/>
          <w:color w:val="212121"/>
          <w:sz w:val="24"/>
          <w:szCs w:val="24"/>
        </w:rPr>
      </w:pPr>
      <w:r w:rsidDel="00000000" w:rsidR="00000000" w:rsidRPr="00000000">
        <w:rPr>
          <w:rtl w:val="0"/>
        </w:rPr>
      </w:r>
    </w:p>
    <w:p w:rsidR="00000000" w:rsidDel="00000000" w:rsidP="00000000" w:rsidRDefault="00000000" w:rsidRPr="00000000" w14:paraId="000001E0">
      <w:pPr>
        <w:pStyle w:val="Heading1"/>
        <w:spacing w:before="240" w:lineRule="auto"/>
        <w:rPr>
          <w:b w:val="1"/>
          <w:sz w:val="24"/>
          <w:szCs w:val="24"/>
        </w:rPr>
      </w:pPr>
      <w:bookmarkStart w:colFirst="0" w:colLast="0" w:name="_9m2yz9kze34d" w:id="7"/>
      <w:bookmarkEnd w:id="7"/>
      <w:hyperlink r:id="rId18">
        <w:r w:rsidDel="00000000" w:rsidR="00000000" w:rsidRPr="00000000">
          <w:rPr>
            <w:color w:val="1155cc"/>
            <w:u w:val="single"/>
            <w:rtl w:val="0"/>
          </w:rPr>
          <w:t xml:space="preserve">Accelerator Knowledge Capture: </w:t>
        </w:r>
      </w:hyperlink>
      <w:r w:rsidDel="00000000" w:rsidR="00000000" w:rsidRPr="00000000">
        <w:rPr>
          <w:b w:val="1"/>
          <w:sz w:val="24"/>
          <w:szCs w:val="24"/>
          <w:rtl w:val="0"/>
        </w:rPr>
        <w:t xml:space="preserve">See deck</w:t>
      </w:r>
      <w:r w:rsidDel="00000000" w:rsidR="00000000" w:rsidRPr="00000000">
        <w:rPr>
          <w:rtl w:val="0"/>
        </w:rPr>
      </w:r>
    </w:p>
    <w:p w:rsidR="00000000" w:rsidDel="00000000" w:rsidP="00000000" w:rsidRDefault="00000000" w:rsidRPr="00000000" w14:paraId="000001E1">
      <w:pPr>
        <w:spacing w:before="240" w:lineRule="auto"/>
        <w:rPr>
          <w:b w:val="1"/>
          <w:sz w:val="24"/>
          <w:szCs w:val="24"/>
        </w:rPr>
      </w:pPr>
      <w:r w:rsidDel="00000000" w:rsidR="00000000" w:rsidRPr="00000000">
        <w:rPr>
          <w:rtl w:val="0"/>
        </w:rPr>
      </w:r>
    </w:p>
    <w:p w:rsidR="00000000" w:rsidDel="00000000" w:rsidP="00000000" w:rsidRDefault="00000000" w:rsidRPr="00000000" w14:paraId="000001E2">
      <w:pPr>
        <w:spacing w:before="240" w:lineRule="auto"/>
        <w:rPr>
          <w:b w:val="1"/>
          <w:sz w:val="24"/>
          <w:szCs w:val="24"/>
        </w:rPr>
      </w:pPr>
      <w:r w:rsidDel="00000000" w:rsidR="00000000" w:rsidRPr="00000000">
        <w:rPr>
          <w:rtl w:val="0"/>
        </w:rPr>
      </w:r>
    </w:p>
    <w:p w:rsidR="00000000" w:rsidDel="00000000" w:rsidP="00000000" w:rsidRDefault="00000000" w:rsidRPr="00000000" w14:paraId="000001E3">
      <w:pPr>
        <w:pStyle w:val="Heading1"/>
        <w:spacing w:before="240" w:lineRule="auto"/>
        <w:rPr>
          <w:ins w:author="Dalton Dahms-Shermer" w:id="4" w:date="2025-02-28T13:12:36Z"/>
          <w:b w:val="1"/>
          <w:sz w:val="24"/>
          <w:szCs w:val="24"/>
        </w:rPr>
      </w:pPr>
      <w:ins w:author="Dalton Dahms-Shermer" w:id="4" w:date="2025-02-28T13:12:36Z">
        <w:bookmarkStart w:colFirst="0" w:colLast="0" w:name="_w3l7g087zz0x" w:id="8"/>
        <w:bookmarkEnd w:id="8"/>
        <w:r w:rsidDel="00000000" w:rsidR="00000000" w:rsidRPr="00000000">
          <w:rPr>
            <w:b w:val="1"/>
            <w:sz w:val="24"/>
            <w:szCs w:val="24"/>
            <w:rtl w:val="0"/>
          </w:rPr>
          <w:t xml:space="preserve">Project Communications</w:t>
        </w:r>
      </w:ins>
    </w:p>
    <w:p w:rsidR="00000000" w:rsidDel="00000000" w:rsidP="00000000" w:rsidRDefault="00000000" w:rsidRPr="00000000" w14:paraId="000001E4">
      <w:pPr>
        <w:pStyle w:val="Heading2"/>
        <w:spacing w:before="240" w:lineRule="auto"/>
        <w:rPr>
          <w:ins w:author="Dalton Dahms-Shermer" w:id="4" w:date="2025-02-28T13:12:36Z"/>
          <w:b w:val="1"/>
          <w:sz w:val="24"/>
          <w:szCs w:val="24"/>
        </w:rPr>
      </w:pPr>
      <w:ins w:author="Dalton Dahms-Shermer" w:id="4" w:date="2025-02-28T13:12:36Z">
        <w:bookmarkStart w:colFirst="0" w:colLast="0" w:name="_aicmye1dh01g" w:id="9"/>
        <w:bookmarkEnd w:id="9"/>
        <w:r w:rsidDel="00000000" w:rsidR="00000000" w:rsidRPr="00000000">
          <w:rPr>
            <w:b w:val="1"/>
            <w:sz w:val="24"/>
            <w:szCs w:val="24"/>
            <w:rtl w:val="0"/>
          </w:rPr>
          <w:t xml:space="preserve">Update Email - Fri, February 28</w:t>
        </w:r>
        <w:r w:rsidDel="00000000" w:rsidR="00000000" w:rsidRPr="00000000">
          <w:rPr>
            <w:rtl w:val="0"/>
          </w:rPr>
        </w:r>
      </w:ins>
    </w:p>
    <w:p w:rsidR="00000000" w:rsidDel="00000000" w:rsidP="00000000" w:rsidRDefault="00000000" w:rsidRPr="00000000" w14:paraId="000001E5">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1E6">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Hi team -</w:t>
        </w:r>
      </w:ins>
    </w:p>
    <w:p w:rsidR="00000000" w:rsidDel="00000000" w:rsidP="00000000" w:rsidRDefault="00000000" w:rsidRPr="00000000" w14:paraId="000001E7">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1E8">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Happy Friday! To keep us on track with our tight timeline, I’ve consolidated all action items into the </w:t>
        </w:r>
        <w:r w:rsidDel="00000000" w:rsidR="00000000" w:rsidRPr="00000000">
          <w:fldChar w:fldCharType="begin"/>
        </w:r>
        <w:r w:rsidDel="00000000" w:rsidR="00000000" w:rsidRPr="00000000">
          <w:instrText xml:space="preserve">HYPERLINK "https://app.asana.com/0/1209419031952123/1209425677789611"</w:instrText>
        </w:r>
        <w:r w:rsidDel="00000000" w:rsidR="00000000" w:rsidRPr="00000000">
          <w:fldChar w:fldCharType="separate"/>
        </w:r>
        <w:r w:rsidDel="00000000" w:rsidR="00000000" w:rsidRPr="00000000">
          <w:rPr>
            <w:b w:val="1"/>
            <w:sz w:val="24"/>
            <w:szCs w:val="24"/>
            <w:rtl w:val="0"/>
          </w:rPr>
          <w:t xml:space="preserve">SV Accelerator Asana project plan</w:t>
        </w:r>
        <w:r w:rsidDel="00000000" w:rsidR="00000000" w:rsidRPr="00000000">
          <w:fldChar w:fldCharType="end"/>
        </w:r>
        <w:r w:rsidDel="00000000" w:rsidR="00000000" w:rsidRPr="00000000">
          <w:rPr>
            <w:b w:val="1"/>
            <w:sz w:val="24"/>
            <w:szCs w:val="24"/>
            <w:rtl w:val="0"/>
          </w:rPr>
          <w:t xml:space="preserve"> for the MPV launch and immediate post-Transform priorities. Please review the timeline, key milestones, and assigned tasks.</w:t>
        </w:r>
      </w:ins>
    </w:p>
    <w:p w:rsidR="00000000" w:rsidDel="00000000" w:rsidP="00000000" w:rsidRDefault="00000000" w:rsidRPr="00000000" w14:paraId="000001E9">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1EA">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We identified 4 main focus areas over the next </w:t>
        </w:r>
        <w:r w:rsidDel="00000000" w:rsidR="00000000" w:rsidRPr="00000000">
          <w:rPr>
            <w:b w:val="1"/>
            <w:sz w:val="24"/>
            <w:szCs w:val="24"/>
            <w:rtl w:val="0"/>
          </w:rPr>
          <w:t xml:space="preserve">17 days</w:t>
        </w:r>
        <w:r w:rsidDel="00000000" w:rsidR="00000000" w:rsidRPr="00000000">
          <w:rPr>
            <w:b w:val="1"/>
            <w:sz w:val="24"/>
            <w:szCs w:val="24"/>
            <w:rtl w:val="0"/>
          </w:rPr>
          <w:t xml:space="preserve"> to </w:t>
        </w:r>
        <w:r w:rsidDel="00000000" w:rsidR="00000000" w:rsidRPr="00000000">
          <w:rPr>
            <w:b w:val="1"/>
            <w:sz w:val="24"/>
            <w:szCs w:val="24"/>
            <w:rtl w:val="0"/>
          </w:rPr>
          <w:t xml:space="preserve">initiate</w:t>
        </w:r>
        <w:r w:rsidDel="00000000" w:rsidR="00000000" w:rsidRPr="00000000">
          <w:rPr>
            <w:b w:val="1"/>
            <w:sz w:val="24"/>
            <w:szCs w:val="24"/>
            <w:rtl w:val="0"/>
          </w:rPr>
          <w:t xml:space="preserve"> launch at the SemperVirens Summit - see extended project tracking in Asana. </w:t>
        </w:r>
      </w:ins>
    </w:p>
    <w:p w:rsidR="00000000" w:rsidDel="00000000" w:rsidP="00000000" w:rsidRDefault="00000000" w:rsidRPr="00000000" w14:paraId="000001EB">
      <w:pPr>
        <w:numPr>
          <w:ilvl w:val="0"/>
          <w:numId w:val="10"/>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Branding + Marketing </w:t>
        </w:r>
        <w:r w:rsidDel="00000000" w:rsidR="00000000" w:rsidRPr="00000000">
          <w:rPr>
            <w:b w:val="1"/>
            <w:sz w:val="24"/>
            <w:szCs w:val="24"/>
            <w:rtl w:val="0"/>
          </w:rPr>
          <w:t xml:space="preserve">Collateral</w:t>
        </w:r>
        <w:r w:rsidDel="00000000" w:rsidR="00000000" w:rsidRPr="00000000">
          <w:rPr>
            <w:b w:val="1"/>
            <w:sz w:val="24"/>
            <w:szCs w:val="24"/>
            <w:rtl w:val="0"/>
          </w:rPr>
          <w:t xml:space="preserve"> (Michele/Erin) | </w:t>
        </w:r>
        <w:r w:rsidDel="00000000" w:rsidR="00000000" w:rsidRPr="00000000">
          <w:rPr>
            <w:b w:val="1"/>
            <w:sz w:val="24"/>
            <w:szCs w:val="24"/>
            <w:rtl w:val="0"/>
          </w:rPr>
          <w:t xml:space="preserve">ON TRACK</w:t>
        </w:r>
      </w:ins>
    </w:p>
    <w:p w:rsidR="00000000" w:rsidDel="00000000" w:rsidP="00000000" w:rsidRDefault="00000000" w:rsidRPr="00000000" w14:paraId="000001EC">
      <w:pPr>
        <w:numPr>
          <w:ilvl w:val="1"/>
          <w:numId w:val="10"/>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Name + Branding: Michele + team to test name/branding in press release/marketing materials, next phase is internal review with team</w:t>
        </w:r>
      </w:ins>
    </w:p>
    <w:p w:rsidR="00000000" w:rsidDel="00000000" w:rsidP="00000000" w:rsidRDefault="00000000" w:rsidRPr="00000000" w14:paraId="000001ED">
      <w:pPr>
        <w:numPr>
          <w:ilvl w:val="1"/>
          <w:numId w:val="10"/>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Communication Deliverables (i.e. landing page, one pagers, slide decks, LinkedIn): Dalton to provide creative briefs to marketing team</w:t>
        </w:r>
      </w:ins>
    </w:p>
    <w:p w:rsidR="00000000" w:rsidDel="00000000" w:rsidP="00000000" w:rsidRDefault="00000000" w:rsidRPr="00000000" w14:paraId="000001EE">
      <w:pPr>
        <w:numPr>
          <w:ilvl w:val="0"/>
          <w:numId w:val="10"/>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Partnerships (Robby/Erin) | </w:t>
        </w:r>
        <w:r w:rsidDel="00000000" w:rsidR="00000000" w:rsidRPr="00000000">
          <w:rPr>
            <w:b w:val="1"/>
            <w:sz w:val="24"/>
            <w:szCs w:val="24"/>
            <w:rtl w:val="0"/>
          </w:rPr>
          <w:t xml:space="preserve">REQUIRES ATTENTION </w:t>
        </w:r>
      </w:ins>
    </w:p>
    <w:p w:rsidR="00000000" w:rsidDel="00000000" w:rsidP="00000000" w:rsidRDefault="00000000" w:rsidRPr="00000000" w14:paraId="000001EF">
      <w:pPr>
        <w:numPr>
          <w:ilvl w:val="1"/>
          <w:numId w:val="10"/>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Need to hit send on first round of communications to partners</w:t>
        </w:r>
        <w:r w:rsidDel="00000000" w:rsidR="00000000" w:rsidRPr="00000000">
          <w:rPr>
            <w:rtl w:val="0"/>
          </w:rPr>
        </w:r>
      </w:ins>
    </w:p>
    <w:p w:rsidR="00000000" w:rsidDel="00000000" w:rsidP="00000000" w:rsidRDefault="00000000" w:rsidRPr="00000000" w14:paraId="000001F0">
      <w:pPr>
        <w:numPr>
          <w:ilvl w:val="0"/>
          <w:numId w:val="10"/>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Application/Sourcing (Emily/Erin) | </w:t>
        </w:r>
        <w:r w:rsidDel="00000000" w:rsidR="00000000" w:rsidRPr="00000000">
          <w:rPr>
            <w:b w:val="1"/>
            <w:sz w:val="24"/>
            <w:szCs w:val="24"/>
            <w:rtl w:val="0"/>
          </w:rPr>
          <w:t xml:space="preserve">ON TRACK</w:t>
        </w:r>
      </w:ins>
    </w:p>
    <w:p w:rsidR="00000000" w:rsidDel="00000000" w:rsidP="00000000" w:rsidRDefault="00000000" w:rsidRPr="00000000" w14:paraId="000001F1">
      <w:pPr>
        <w:numPr>
          <w:ilvl w:val="1"/>
          <w:numId w:val="10"/>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Reviewing v.1 of </w:t>
        </w:r>
        <w:r w:rsidDel="00000000" w:rsidR="00000000" w:rsidRPr="00000000">
          <w:rPr>
            <w:b w:val="1"/>
            <w:sz w:val="24"/>
            <w:szCs w:val="24"/>
            <w:rtl w:val="0"/>
          </w:rPr>
          <w:t xml:space="preserve">application</w:t>
        </w:r>
        <w:r w:rsidDel="00000000" w:rsidR="00000000" w:rsidRPr="00000000">
          <w:rPr>
            <w:b w:val="1"/>
            <w:sz w:val="24"/>
            <w:szCs w:val="24"/>
            <w:rtl w:val="0"/>
          </w:rPr>
          <w:t xml:space="preserve"> form today, providing feedback for early next week team review</w:t>
        </w:r>
      </w:ins>
    </w:p>
    <w:p w:rsidR="00000000" w:rsidDel="00000000" w:rsidP="00000000" w:rsidRDefault="00000000" w:rsidRPr="00000000" w14:paraId="000001F2">
      <w:pPr>
        <w:numPr>
          <w:ilvl w:val="1"/>
          <w:numId w:val="10"/>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Schedule time with investment team to discuss pipeline opportunities</w:t>
        </w:r>
      </w:ins>
    </w:p>
    <w:p w:rsidR="00000000" w:rsidDel="00000000" w:rsidP="00000000" w:rsidRDefault="00000000" w:rsidRPr="00000000" w14:paraId="000001F3">
      <w:pPr>
        <w:numPr>
          <w:ilvl w:val="0"/>
          <w:numId w:val="10"/>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Legal (Richard/Steve/Erin) | </w:t>
        </w:r>
        <w:r w:rsidDel="00000000" w:rsidR="00000000" w:rsidRPr="00000000">
          <w:rPr>
            <w:b w:val="1"/>
            <w:sz w:val="24"/>
            <w:szCs w:val="24"/>
            <w:rtl w:val="0"/>
          </w:rPr>
          <w:t xml:space="preserve">ON TRACK</w:t>
        </w:r>
      </w:ins>
    </w:p>
    <w:p w:rsidR="00000000" w:rsidDel="00000000" w:rsidP="00000000" w:rsidRDefault="00000000" w:rsidRPr="00000000" w14:paraId="000001F4">
      <w:pPr>
        <w:numPr>
          <w:ilvl w:val="1"/>
          <w:numId w:val="10"/>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Richard exploring legal requirements (i.e. Acknowledgement of agreements, consents/privacy, TNS)</w:t>
        </w:r>
        <w:r w:rsidDel="00000000" w:rsidR="00000000" w:rsidRPr="00000000">
          <w:rPr>
            <w:rtl w:val="0"/>
          </w:rPr>
        </w:r>
      </w:ins>
    </w:p>
    <w:p w:rsidR="00000000" w:rsidDel="00000000" w:rsidP="00000000" w:rsidRDefault="00000000" w:rsidRPr="00000000" w14:paraId="000001F5">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1F6">
      <w:pPr>
        <w:ind w:left="0" w:firstLine="0"/>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Next Steps</w:t>
        </w:r>
        <w:r w:rsidDel="00000000" w:rsidR="00000000" w:rsidRPr="00000000">
          <w:rPr>
            <w:b w:val="1"/>
            <w:sz w:val="24"/>
            <w:szCs w:val="24"/>
            <w:rtl w:val="0"/>
          </w:rPr>
          <w:t xml:space="preserve">:</w:t>
        </w:r>
      </w:ins>
    </w:p>
    <w:p w:rsidR="00000000" w:rsidDel="00000000" w:rsidP="00000000" w:rsidRDefault="00000000" w:rsidRPr="00000000" w14:paraId="000001F7">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Erin, Emily + Dalton 30 min scrum today, Friday, Feb 28 - </w:t>
        </w:r>
        <w:r w:rsidDel="00000000" w:rsidR="00000000" w:rsidRPr="00000000">
          <w:rPr>
            <w:b w:val="1"/>
            <w:sz w:val="24"/>
            <w:szCs w:val="24"/>
            <w:rtl w:val="0"/>
          </w:rPr>
          <w:t xml:space="preserve">to discuss</w:t>
        </w:r>
      </w:ins>
    </w:p>
    <w:p w:rsidR="00000000" w:rsidDel="00000000" w:rsidP="00000000" w:rsidRDefault="00000000" w:rsidRPr="00000000" w14:paraId="000001F8">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 communication status </w:t>
        </w:r>
        <w:r w:rsidDel="00000000" w:rsidR="00000000" w:rsidRPr="00000000">
          <w:rPr>
            <w:b w:val="1"/>
            <w:sz w:val="24"/>
            <w:szCs w:val="24"/>
            <w:rtl w:val="0"/>
          </w:rPr>
          <w:t xml:space="preserve">(Monday, Tuesday, Wednesday)</w:t>
        </w:r>
      </w:ins>
    </w:p>
    <w:p w:rsidR="00000000" w:rsidDel="00000000" w:rsidP="00000000" w:rsidRDefault="00000000" w:rsidRPr="00000000" w14:paraId="000001F9">
      <w:pPr>
        <w:numPr>
          <w:ilvl w:val="2"/>
          <w:numId w:val="6"/>
        </w:numPr>
        <w:ind w:left="2160" w:hanging="360"/>
        <w:rPr>
          <w:ins w:author="Dalton Dahms-Shermer" w:id="4" w:date="2025-02-28T13:12:36Z"/>
          <w:i w:val="1"/>
          <w:u w:val="none"/>
        </w:rPr>
      </w:pPr>
      <w:ins w:author="Dalton Dahms-Shermer" w:id="4" w:date="2025-02-28T13:12:36Z">
        <w:r w:rsidDel="00000000" w:rsidR="00000000" w:rsidRPr="00000000">
          <w:rPr>
            <w:b w:val="1"/>
            <w:sz w:val="24"/>
            <w:szCs w:val="24"/>
            <w:rtl w:val="0"/>
          </w:rPr>
          <w:t xml:space="preserve">3-5 slides prepped to review on Monday for conversations (LPs, </w:t>
        </w:r>
      </w:ins>
    </w:p>
    <w:p w:rsidR="00000000" w:rsidDel="00000000" w:rsidP="00000000" w:rsidRDefault="00000000" w:rsidRPr="00000000" w14:paraId="000001FA">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Executive check-ins - scheduling</w:t>
        </w:r>
      </w:ins>
    </w:p>
    <w:p w:rsidR="00000000" w:rsidDel="00000000" w:rsidP="00000000" w:rsidRDefault="00000000" w:rsidRPr="00000000" w14:paraId="000001FB">
      <w:pPr>
        <w:numPr>
          <w:ilvl w:val="2"/>
          <w:numId w:val="6"/>
        </w:numPr>
        <w:ind w:left="2160" w:hanging="360"/>
        <w:rPr>
          <w:ins w:author="Dalton Dahms-Shermer" w:id="4" w:date="2025-02-28T13:12:36Z"/>
          <w:i w:val="1"/>
        </w:rPr>
      </w:pPr>
      <w:ins w:author="Dalton Dahms-Shermer" w:id="4" w:date="2025-02-28T13:12:36Z">
        <w:r w:rsidDel="00000000" w:rsidR="00000000" w:rsidRPr="00000000">
          <w:rPr>
            <w:b w:val="1"/>
            <w:sz w:val="24"/>
            <w:szCs w:val="24"/>
            <w:rtl w:val="0"/>
          </w:rPr>
          <w:t xml:space="preserve">Suggesting Thursday, March 6th, Monday, March 10th and Thursday, March 12</w:t>
        </w:r>
      </w:ins>
    </w:p>
    <w:p w:rsidR="00000000" w:rsidDel="00000000" w:rsidP="00000000" w:rsidRDefault="00000000" w:rsidRPr="00000000" w14:paraId="000001FC">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Project deadlines</w:t>
        </w:r>
      </w:ins>
    </w:p>
    <w:p w:rsidR="00000000" w:rsidDel="00000000" w:rsidP="00000000" w:rsidRDefault="00000000" w:rsidRPr="00000000" w14:paraId="000001FD">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Review creative briefs</w:t>
        </w:r>
      </w:ins>
    </w:p>
    <w:p w:rsidR="00000000" w:rsidDel="00000000" w:rsidP="00000000" w:rsidRDefault="00000000" w:rsidRPr="00000000" w14:paraId="000001FE">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Project communications review</w:t>
        </w:r>
      </w:ins>
    </w:p>
    <w:p w:rsidR="00000000" w:rsidDel="00000000" w:rsidP="00000000" w:rsidRDefault="00000000" w:rsidRPr="00000000" w14:paraId="000001FF">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Review v.1 of application form</w:t>
        </w:r>
      </w:ins>
    </w:p>
    <w:p w:rsidR="00000000" w:rsidDel="00000000" w:rsidP="00000000" w:rsidRDefault="00000000" w:rsidRPr="00000000" w14:paraId="00000200">
      <w:pPr>
        <w:numPr>
          <w:ilvl w:val="2"/>
          <w:numId w:val="6"/>
        </w:numPr>
        <w:ind w:left="216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Emily, Richard, Steve, Erin + option to include more </w:t>
        </w:r>
        <w:r w:rsidDel="00000000" w:rsidR="00000000" w:rsidRPr="00000000">
          <w:rPr>
            <w:b w:val="1"/>
            <w:sz w:val="24"/>
            <w:szCs w:val="24"/>
            <w:rtl w:val="0"/>
          </w:rPr>
          <w:t xml:space="preserve">language</w:t>
        </w:r>
        <w:r w:rsidDel="00000000" w:rsidR="00000000" w:rsidRPr="00000000">
          <w:rPr>
            <w:b w:val="1"/>
            <w:sz w:val="24"/>
            <w:szCs w:val="24"/>
            <w:rtl w:val="0"/>
          </w:rPr>
          <w:t xml:space="preserve"> for application, qualtrics, terms + conditions</w:t>
        </w:r>
      </w:ins>
    </w:p>
    <w:p w:rsidR="00000000" w:rsidDel="00000000" w:rsidP="00000000" w:rsidRDefault="00000000" w:rsidRPr="00000000" w14:paraId="00000201">
      <w:pPr>
        <w:numPr>
          <w:ilvl w:val="1"/>
          <w:numId w:val="6"/>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Emily - process + plan for company recruitment from Sequoia</w:t>
        </w:r>
      </w:ins>
    </w:p>
    <w:p w:rsidR="00000000" w:rsidDel="00000000" w:rsidP="00000000" w:rsidRDefault="00000000" w:rsidRPr="00000000" w14:paraId="00000202">
      <w:pPr>
        <w:numPr>
          <w:ilvl w:val="0"/>
          <w:numId w:val="6"/>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Main focus next week is marketing collateral </w:t>
        </w:r>
      </w:ins>
    </w:p>
    <w:p w:rsidR="00000000" w:rsidDel="00000000" w:rsidP="00000000" w:rsidRDefault="00000000" w:rsidRPr="00000000" w14:paraId="00000203">
      <w:pPr>
        <w:numPr>
          <w:ilvl w:val="1"/>
          <w:numId w:val="6"/>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Marketing team testing name/branding in marketing materials</w:t>
        </w:r>
      </w:ins>
    </w:p>
    <w:p w:rsidR="00000000" w:rsidDel="00000000" w:rsidP="00000000" w:rsidRDefault="00000000" w:rsidRPr="00000000" w14:paraId="00000204">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Dalton to share creative briefs with marketing team today, Friday, Feb 28</w:t>
        </w:r>
      </w:ins>
    </w:p>
    <w:p w:rsidR="00000000" w:rsidDel="00000000" w:rsidP="00000000" w:rsidRDefault="00000000" w:rsidRPr="00000000" w14:paraId="00000205">
      <w:pPr>
        <w:numPr>
          <w:ilvl w:val="0"/>
          <w:numId w:val="6"/>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PTP partnership conversations</w:t>
        </w:r>
      </w:ins>
    </w:p>
    <w:p w:rsidR="00000000" w:rsidDel="00000000" w:rsidP="00000000" w:rsidRDefault="00000000" w:rsidRPr="00000000" w14:paraId="00000206">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07">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Assets:</w:t>
        </w:r>
      </w:ins>
    </w:p>
    <w:p w:rsidR="00000000" w:rsidDel="00000000" w:rsidP="00000000" w:rsidRDefault="00000000" w:rsidRPr="00000000" w14:paraId="00000208">
      <w:pPr>
        <w:numPr>
          <w:ilvl w:val="0"/>
          <w:numId w:val="5"/>
        </w:numPr>
        <w:ind w:left="720" w:hanging="360"/>
        <w:rPr>
          <w:ins w:author="Dalton Dahms-Shermer" w:id="4" w:date="2025-02-28T13:12:36Z"/>
        </w:rPr>
      </w:pP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b w:val="1"/>
            <w:sz w:val="24"/>
            <w:szCs w:val="24"/>
            <w:rtl w:val="0"/>
          </w:rPr>
          <w:t xml:space="preserve">Strategy + Project Master Doc</w:t>
        </w:r>
      </w:ins>
    </w:p>
    <w:p w:rsidR="00000000" w:rsidDel="00000000" w:rsidP="00000000" w:rsidRDefault="00000000" w:rsidRPr="00000000" w14:paraId="00000209">
      <w:pPr>
        <w:numPr>
          <w:ilvl w:val="0"/>
          <w:numId w:val="5"/>
        </w:numPr>
        <w:ind w:left="720" w:hanging="360"/>
        <w:rPr>
          <w:ins w:author="Dalton Dahms-Shermer" w:id="4" w:date="2025-02-28T13:12:36Z"/>
          <w:color w:val="1155cc"/>
          <w:u w:val="none"/>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b w:val="1"/>
            <w:sz w:val="24"/>
            <w:szCs w:val="24"/>
            <w:rtl w:val="0"/>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0A">
      <w:pPr>
        <w:numPr>
          <w:ilvl w:val="0"/>
          <w:numId w:val="5"/>
        </w:numPr>
        <w:ind w:left="720" w:hanging="360"/>
        <w:rPr>
          <w:ins w:author="Dalton Dahms-Shermer" w:id="4" w:date="2025-02-28T13:12:36Z"/>
          <w:color w:val="1155cc"/>
          <w:u w:val="none"/>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0B">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20C">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20D">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"https://docs.google.com/document/d/1yk08bJxSnbDwuWMpTLTLG6t620Pq6uJVlVin-3tt8Fk/edit?usp=sharing"</w:instrText>
        </w:r>
        <w:r w:rsidDel="00000000" w:rsidR="00000000" w:rsidRPr="00000000">
          <w:fldChar w:fldCharType="separate"/>
        </w:r>
        <w:r w:rsidDel="00000000" w:rsidR="00000000" w:rsidRPr="00000000">
          <w:rPr>
            <w:b w:val="1"/>
            <w:sz w:val="24"/>
            <w:szCs w:val="24"/>
            <w:rtl w:val="0"/>
          </w:rPr>
          <w:t xml:space="preserve">Partnership Communications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0E">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b w:val="1"/>
            <w:sz w:val="24"/>
            <w:szCs w:val="24"/>
            <w:rtl w:val="0"/>
          </w:rPr>
          <w:t xml:space="preserve">Application Materials</w:t>
        </w:r>
        <w:r w:rsidDel="00000000" w:rsidR="00000000" w:rsidRPr="00000000">
          <w:fldChar w:fldCharType="end"/>
        </w:r>
        <w:r w:rsidDel="00000000" w:rsidR="00000000" w:rsidRPr="00000000">
          <w:rPr>
            <w:rtl w:val="0"/>
          </w:rPr>
        </w:r>
      </w:ins>
    </w:p>
    <w:p w:rsidR="00000000" w:rsidDel="00000000" w:rsidP="00000000" w:rsidRDefault="00000000" w:rsidRPr="00000000" w14:paraId="0000020F">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10">
      <w:pPr>
        <w:ind w:left="0" w:firstLine="0"/>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Let me know if you have any immediate questions or concerns. I will follow up later today with progress </w:t>
        </w:r>
      </w:ins>
    </w:p>
    <w:p w:rsidR="00000000" w:rsidDel="00000000" w:rsidP="00000000" w:rsidRDefault="00000000" w:rsidRPr="00000000" w14:paraId="00000211">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12">
      <w:pPr>
        <w:ind w:left="0" w:firstLine="0"/>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Best,</w:t>
        </w:r>
      </w:ins>
    </w:p>
    <w:p w:rsidR="00000000" w:rsidDel="00000000" w:rsidP="00000000" w:rsidRDefault="00000000" w:rsidRPr="00000000" w14:paraId="00000213">
      <w:pPr>
        <w:ind w:left="0" w:firstLine="0"/>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Dalton</w:t>
        </w:r>
      </w:ins>
    </w:p>
    <w:p w:rsidR="00000000" w:rsidDel="00000000" w:rsidP="00000000" w:rsidRDefault="00000000" w:rsidRPr="00000000" w14:paraId="00000214">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15">
      <w:pPr>
        <w:pStyle w:val="Heading2"/>
        <w:spacing w:before="240" w:lineRule="auto"/>
        <w:rPr>
          <w:ins w:author="Dalton Dahms-Shermer" w:id="4" w:date="2025-02-28T13:12:36Z"/>
          <w:b w:val="1"/>
          <w:sz w:val="24"/>
          <w:szCs w:val="24"/>
        </w:rPr>
      </w:pPr>
      <w:ins w:author="Dalton Dahms-Shermer" w:id="4" w:date="2025-02-28T13:12:36Z">
        <w:bookmarkStart w:colFirst="0" w:colLast="0" w:name="_9zp6tsq2kyhg" w:id="10"/>
        <w:bookmarkEnd w:id="10"/>
        <w:r w:rsidDel="00000000" w:rsidR="00000000" w:rsidRPr="00000000">
          <w:rPr>
            <w:b w:val="1"/>
            <w:sz w:val="24"/>
            <w:szCs w:val="24"/>
            <w:rtl w:val="0"/>
          </w:rPr>
          <w:t xml:space="preserve">Update Email - Wednesday, March </w:t>
        </w:r>
        <w:r w:rsidDel="00000000" w:rsidR="00000000" w:rsidRPr="00000000">
          <w:rPr>
            <w:b w:val="1"/>
            <w:sz w:val="24"/>
            <w:szCs w:val="24"/>
            <w:rtl w:val="0"/>
          </w:rPr>
          <w:t xml:space="preserve">5</w:t>
        </w:r>
        <w:r w:rsidDel="00000000" w:rsidR="00000000" w:rsidRPr="00000000">
          <w:rPr>
            <w:rtl w:val="0"/>
          </w:rPr>
        </w:r>
      </w:ins>
    </w:p>
    <w:p w:rsidR="00000000" w:rsidDel="00000000" w:rsidP="00000000" w:rsidRDefault="00000000" w:rsidRPr="00000000" w14:paraId="00000216">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17">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Hi team -</w:t>
        </w:r>
        <w:r w:rsidDel="00000000" w:rsidR="00000000" w:rsidRPr="00000000">
          <w:rPr>
            <w:rtl w:val="0"/>
          </w:rPr>
        </w:r>
      </w:ins>
    </w:p>
    <w:p w:rsidR="00000000" w:rsidDel="00000000" w:rsidP="00000000" w:rsidRDefault="00000000" w:rsidRPr="00000000" w14:paraId="00000218">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19">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Providing a brief update - please see timeline, key milestones and assigned tasks on the </w:t>
        </w:r>
        <w:r w:rsidDel="00000000" w:rsidR="00000000" w:rsidRPr="00000000">
          <w:fldChar w:fldCharType="begin"/>
        </w:r>
        <w:r w:rsidDel="00000000" w:rsidR="00000000" w:rsidRPr="00000000">
          <w:instrText xml:space="preserve">HYPERLINK "https://app.asana.com/0/1209419031952123/1209425677789611"</w:instrText>
        </w:r>
        <w:r w:rsidDel="00000000" w:rsidR="00000000" w:rsidRPr="00000000">
          <w:fldChar w:fldCharType="separate"/>
        </w:r>
        <w:r w:rsidDel="00000000" w:rsidR="00000000" w:rsidRPr="00000000">
          <w:rPr>
            <w:b w:val="1"/>
            <w:sz w:val="24"/>
            <w:szCs w:val="24"/>
            <w:rtl w:val="0"/>
          </w:rPr>
          <w:t xml:space="preserve">SV Accelerator Asana project plan</w:t>
        </w:r>
        <w:r w:rsidDel="00000000" w:rsidR="00000000" w:rsidRPr="00000000">
          <w:fldChar w:fldCharType="end"/>
        </w:r>
        <w:r w:rsidDel="00000000" w:rsidR="00000000" w:rsidRPr="00000000">
          <w:fldChar w:fldCharType="begin"/>
          <w:instrText xml:space="preserve"> HYPERLINK "https://app.asana.com/0/1209419031952123/1209425677789611" </w:instrText>
          <w:fldChar w:fldCharType="separate"/>
        </w:r>
        <w:r w:rsidDel="00000000" w:rsidR="00000000" w:rsidRPr="00000000">
          <w:rPr>
            <w:b w:val="1"/>
            <w:sz w:val="24"/>
            <w:szCs w:val="24"/>
            <w:rtl w:val="0"/>
          </w:rPr>
          <w:t xml:space="preserve">.</w:t>
        </w:r>
      </w:ins>
    </w:p>
    <w:p w:rsidR="00000000" w:rsidDel="00000000" w:rsidP="00000000" w:rsidRDefault="00000000" w:rsidRPr="00000000" w14:paraId="0000021A">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1B">
      <w:pPr>
        <w:rPr>
          <w:ins w:author="Dalton Dahms-Shermer" w:id="4" w:date="2025-02-28T13:12:36Z"/>
          <w:b w:val="1"/>
          <w:sz w:val="24"/>
          <w:szCs w:val="24"/>
        </w:rPr>
      </w:pPr>
      <w:r w:rsidDel="00000000" w:rsidR="00000000" w:rsidRPr="00000000">
        <w:fldChar w:fldCharType="end"/>
      </w:r>
      <w:r w:rsidDel="00000000" w:rsidR="00000000" w:rsidRPr="00000000">
        <w:fldChar w:fldCharType="begin"/>
        <w:instrText xml:space="preserve"> HYPERLINK "https://app.asana.com/0/1209419031952123/1209425677789611" </w:instrText>
        <w:fldChar w:fldCharType="separate"/>
      </w:r>
      <w:ins w:author="Dalton Dahms-Shermer" w:id="4" w:date="2025-02-28T13:12:36Z">
        <w:r w:rsidDel="00000000" w:rsidR="00000000" w:rsidRPr="00000000">
          <w:rPr>
            <w:b w:val="1"/>
            <w:sz w:val="24"/>
            <w:szCs w:val="24"/>
            <w:rtl w:val="0"/>
          </w:rPr>
          <w:t xml:space="preserve">Excited to share a few major updates + learnings:</w:t>
        </w:r>
      </w:ins>
    </w:p>
    <w:p w:rsidR="00000000" w:rsidDel="00000000" w:rsidP="00000000" w:rsidRDefault="00000000" w:rsidRPr="00000000" w14:paraId="0000021C">
      <w:pPr>
        <w:numPr>
          <w:ilvl w:val="0"/>
          <w:numId w:val="8"/>
        </w:numPr>
        <w:ind w:left="720" w:hanging="360"/>
        <w:rPr>
          <w:ins w:author="Dalton Dahms-Shermer" w:id="4" w:date="2025-02-28T13:12:36Z"/>
        </w:rPr>
      </w:pPr>
      <w:r w:rsidDel="00000000" w:rsidR="00000000" w:rsidRPr="00000000">
        <w:fldChar w:fldCharType="end"/>
      </w:r>
      <w:ins w:author="Dalton Dahms-Shermer" w:id="4" w:date="2025-02-28T13:12:36Z">
        <w:r w:rsidDel="00000000" w:rsidR="00000000" w:rsidRPr="00000000">
          <w:rPr>
            <w:b w:val="1"/>
            <w:sz w:val="24"/>
            <w:szCs w:val="24"/>
            <w:rtl w:val="0"/>
          </w:rPr>
          <w:t xml:space="preserve">Name confirmed:</w:t>
        </w:r>
        <w:r w:rsidDel="00000000" w:rsidR="00000000" w:rsidRPr="00000000">
          <w:rPr>
            <w:b w:val="1"/>
            <w:sz w:val="24"/>
            <w:szCs w:val="24"/>
            <w:rtl w:val="0"/>
          </w:rPr>
          <w:t xml:space="preserve"> </w:t>
        </w:r>
        <w:r w:rsidDel="00000000" w:rsidR="00000000" w:rsidRPr="00000000">
          <w:rPr>
            <w:b w:val="1"/>
            <w:sz w:val="24"/>
            <w:szCs w:val="24"/>
            <w:rtl w:val="0"/>
          </w:rPr>
          <w:t xml:space="preserve">SemperVirens Accelerator, powered by the SemperSystem</w:t>
        </w:r>
        <w:r w:rsidDel="00000000" w:rsidR="00000000" w:rsidRPr="00000000">
          <w:rPr>
            <w:b w:val="1"/>
            <w:sz w:val="24"/>
            <w:szCs w:val="24"/>
            <w:rtl w:val="0"/>
          </w:rPr>
          <w:t xml:space="preserve"> </w:t>
        </w:r>
      </w:ins>
    </w:p>
    <w:p w:rsidR="00000000" w:rsidDel="00000000" w:rsidP="00000000" w:rsidRDefault="00000000" w:rsidRPr="00000000" w14:paraId="0000021D">
      <w:pPr>
        <w:numPr>
          <w:ilvl w:val="1"/>
          <w:numId w:val="8"/>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See </w:t>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Accelerator Naming Recommendations</w:t>
        </w:r>
        <w:r w:rsidDel="00000000" w:rsidR="00000000" w:rsidRPr="00000000">
          <w:fldChar w:fldCharType="end"/>
        </w:r>
        <w:r w:rsidDel="00000000" w:rsidR="00000000" w:rsidRPr="00000000">
          <w:fldChar w:fldCharType="begin"/>
          <w:instrText xml:space="preserve"> HYPERLINK "https://sempervirensvc.sharepoint.com/:p:/r/sites/OutsideAdvisors/Shared%20Documents/SemperVirens%20Investment%20Advisors/Ecosystem/Accelerator/SemperVirens-Accelerator-Naming-Recommendation.pptx?d=wa8d95b75151f42d182382e09db6798e5&amp;csf=1&amp;web=1&amp;e=JusMFx" </w:instrText>
          <w:fldChar w:fldCharType="separate"/>
        </w:r>
        <w:r w:rsidDel="00000000" w:rsidR="00000000" w:rsidRPr="00000000">
          <w:rPr>
            <w:rtl w:val="0"/>
          </w:rPr>
        </w:r>
      </w:ins>
    </w:p>
    <w:p w:rsidR="00000000" w:rsidDel="00000000" w:rsidP="00000000" w:rsidRDefault="00000000" w:rsidRPr="00000000" w14:paraId="0000021E">
      <w:pPr>
        <w:numPr>
          <w:ilvl w:val="0"/>
          <w:numId w:val="8"/>
        </w:numPr>
        <w:ind w:left="720" w:hanging="360"/>
        <w:rPr>
          <w:ins w:author="Dalton Dahms-Shermer" w:id="4" w:date="2025-02-28T13:12:36Z"/>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Partnerships | 3 confirmed, </w:t>
        </w:r>
        <w:r w:rsidDel="00000000" w:rsidR="00000000" w:rsidRPr="00000000">
          <w:fldChar w:fldCharType="end"/>
        </w:r>
        <w:r w:rsidDel="00000000" w:rsidR="00000000" w:rsidRPr="00000000">
          <w:fldChar w:fldCharType="begin"/>
          <w:instrText xml:space="preserve"> HYPERLINK "https://sempervirensvc.sharepoint.com/:p:/r/sites/OutsideAdvisors/Shared%20Documents/SemperVirens%20Investment%20Advisors/Ecosystem/Accelerator/SemperVirens-Accelerator-Naming-Recommendation.pptx?d=wa8d95b75151f42d182382e09db6798e5&amp;csf=1&amp;web=1&amp;e=JusMFx" </w:instrText>
          <w:fldChar w:fldCharType="separate"/>
        </w:r>
        <w:r w:rsidDel="00000000" w:rsidR="00000000" w:rsidRPr="00000000">
          <w:rPr>
            <w:b w:val="1"/>
            <w:sz w:val="24"/>
            <w:szCs w:val="24"/>
            <w:rtl w:val="0"/>
          </w:rPr>
          <w:t xml:space="preserve">3 meetings set and outreach to be sent to all by EOD</w:t>
        </w:r>
      </w:ins>
    </w:p>
    <w:p w:rsidR="00000000" w:rsidDel="00000000" w:rsidP="00000000" w:rsidRDefault="00000000" w:rsidRPr="00000000" w14:paraId="0000021F">
      <w:pPr>
        <w:numPr>
          <w:ilvl w:val="1"/>
          <w:numId w:val="8"/>
        </w:numPr>
        <w:ind w:left="1440" w:hanging="360"/>
        <w:rPr>
          <w:ins w:author="Dalton Dahms-Shermer" w:id="4" w:date="2025-02-28T13:12:36Z"/>
          <w:b w:val="1"/>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Confirmed Unum, Sequoia and ADP</w:t>
        </w:r>
        <w:r w:rsidDel="00000000" w:rsidR="00000000" w:rsidRPr="00000000">
          <w:fldChar w:fldCharType="end"/>
        </w:r>
        <w:r w:rsidDel="00000000" w:rsidR="00000000" w:rsidRPr="00000000">
          <w:fldChar w:fldCharType="begin"/>
          <w:instrText xml:space="preserve"> HYPERLINK "https://sempervirensvc.sharepoint.com/:p:/r/sites/OutsideAdvisors/Shared%20Documents/SemperVirens%20Investment%20Advisors/Ecosystem/Accelerator/SemperVirens-Accelerator-Naming-Recommendation.pptx?d=wa8d95b75151f42d182382e09db6798e5&amp;csf=1&amp;web=1&amp;e=JusMFx" </w:instrText>
          <w:fldChar w:fldCharType="separate"/>
        </w:r>
        <w:r w:rsidDel="00000000" w:rsidR="00000000" w:rsidRPr="00000000">
          <w:rPr>
            <w:rtl w:val="0"/>
          </w:rPr>
        </w:r>
      </w:ins>
    </w:p>
    <w:p w:rsidR="00000000" w:rsidDel="00000000" w:rsidP="00000000" w:rsidRDefault="00000000" w:rsidRPr="00000000" w14:paraId="00000220">
      <w:pPr>
        <w:numPr>
          <w:ilvl w:val="1"/>
          <w:numId w:val="8"/>
        </w:numPr>
        <w:ind w:left="1440" w:hanging="360"/>
        <w:rPr>
          <w:ins w:author="Dalton Dahms-Shermer" w:id="4" w:date="2025-02-28T13:12:36Z"/>
          <w:b w:val="1"/>
        </w:rPr>
      </w:pPr>
      <w:ins w:author="Dalton Dahms-Shermer" w:id="4" w:date="2025-02-28T13:12:36Z">
        <w:r w:rsidDel="00000000" w:rsidR="00000000" w:rsidRPr="00000000">
          <w:rPr>
            <w:b w:val="1"/>
            <w:sz w:val="24"/>
            <w:szCs w:val="24"/>
            <w:rtl w:val="0"/>
          </w:rPr>
          <w:t xml:space="preserve">Gauged level of interest with Great American (interested, but we want to reserve the right to engage with MetLife first)</w:t>
        </w:r>
      </w:ins>
    </w:p>
    <w:p w:rsidR="00000000" w:rsidDel="00000000" w:rsidP="00000000" w:rsidRDefault="00000000" w:rsidRPr="00000000" w14:paraId="00000221">
      <w:pPr>
        <w:numPr>
          <w:ilvl w:val="1"/>
          <w:numId w:val="8"/>
        </w:numPr>
        <w:ind w:left="1440" w:hanging="360"/>
        <w:rPr>
          <w:ins w:author="Dalton Dahms-Shermer" w:id="4" w:date="2025-02-28T13:12:36Z"/>
          <w:b w:val="1"/>
        </w:rPr>
      </w:pPr>
      <w:ins w:author="Dalton Dahms-Shermer" w:id="4" w:date="2025-02-28T13:12:36Z">
        <w:r w:rsidDel="00000000" w:rsidR="00000000" w:rsidRPr="00000000">
          <w:rPr>
            <w:b w:val="1"/>
            <w:sz w:val="24"/>
            <w:szCs w:val="24"/>
            <w:rtl w:val="0"/>
          </w:rPr>
          <w:t xml:space="preserve">Meetings set with MetLife, Guardian and Paychex for first discussions today</w:t>
        </w:r>
      </w:ins>
    </w:p>
    <w:p w:rsidR="00000000" w:rsidDel="00000000" w:rsidP="00000000" w:rsidRDefault="00000000" w:rsidRPr="00000000" w14:paraId="00000222">
      <w:pPr>
        <w:numPr>
          <w:ilvl w:val="1"/>
          <w:numId w:val="8"/>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Initial meeting with Sequoia team set for March 11th</w:t>
        </w:r>
      </w:ins>
    </w:p>
    <w:p w:rsidR="00000000" w:rsidDel="00000000" w:rsidP="00000000" w:rsidRDefault="00000000" w:rsidRPr="00000000" w14:paraId="00000223">
      <w:pPr>
        <w:numPr>
          <w:ilvl w:val="1"/>
          <w:numId w:val="8"/>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Unum already mentioned carving budget for this in 2026, early indication that there is opportunity to use pilot SVA product as a selling point for partner budget in 2026</w:t>
        </w:r>
      </w:ins>
    </w:p>
    <w:p w:rsidR="00000000" w:rsidDel="00000000" w:rsidP="00000000" w:rsidRDefault="00000000" w:rsidRPr="00000000" w14:paraId="00000224">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25">
      <w:pPr>
        <w:rPr>
          <w:ins w:author="Dalton Dahms-Shermer" w:id="4" w:date="2025-02-28T13:12:36Z"/>
          <w:b w:val="1"/>
          <w:sz w:val="24"/>
          <w:szCs w:val="24"/>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Progress Tracking:</w:t>
        </w:r>
        <w:r w:rsidDel="00000000" w:rsidR="00000000" w:rsidRPr="00000000">
          <w:fldChar w:fldCharType="end"/>
        </w:r>
        <w:r w:rsidDel="00000000" w:rsidR="00000000" w:rsidRPr="00000000">
          <w:rPr>
            <w:rtl w:val="0"/>
          </w:rPr>
        </w:r>
      </w:ins>
    </w:p>
    <w:p w:rsidR="00000000" w:rsidDel="00000000" w:rsidP="00000000" w:rsidRDefault="00000000" w:rsidRPr="00000000" w14:paraId="00000226">
      <w:pPr>
        <w:numPr>
          <w:ilvl w:val="0"/>
          <w:numId w:val="17"/>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Branding + Marketing Collateral</w:t>
        </w:r>
        <w:r w:rsidDel="00000000" w:rsidR="00000000" w:rsidRPr="00000000">
          <w:rPr>
            <w:b w:val="1"/>
            <w:sz w:val="24"/>
            <w:szCs w:val="24"/>
            <w:rtl w:val="0"/>
          </w:rPr>
          <w:t xml:space="preserve"> (Michele/Erin) | </w:t>
        </w:r>
        <w:r w:rsidDel="00000000" w:rsidR="00000000" w:rsidRPr="00000000">
          <w:rPr>
            <w:b w:val="1"/>
            <w:sz w:val="24"/>
            <w:szCs w:val="24"/>
            <w:rtl w:val="0"/>
          </w:rPr>
          <w:t xml:space="preserve">ON TRACK</w:t>
        </w:r>
      </w:ins>
    </w:p>
    <w:p w:rsidR="00000000" w:rsidDel="00000000" w:rsidP="00000000" w:rsidRDefault="00000000" w:rsidRPr="00000000" w14:paraId="00000227">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Name confirmed:</w:t>
        </w:r>
        <w:r w:rsidDel="00000000" w:rsidR="00000000" w:rsidRPr="00000000">
          <w:rPr>
            <w:b w:val="1"/>
            <w:sz w:val="24"/>
            <w:szCs w:val="24"/>
            <w:rtl w:val="0"/>
          </w:rPr>
          <w:t xml:space="preserve"> SemperVirens Accelerator, powered by the SemperSystem</w:t>
        </w:r>
        <w:r w:rsidDel="00000000" w:rsidR="00000000" w:rsidRPr="00000000">
          <w:rPr>
            <w:rtl w:val="0"/>
          </w:rPr>
        </w:r>
      </w:ins>
    </w:p>
    <w:p w:rsidR="00000000" w:rsidDel="00000000" w:rsidP="00000000" w:rsidRDefault="00000000" w:rsidRPr="00000000" w14:paraId="00000228">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Communication Deliverables (i.e. landing page, one pagers, slide decks, LinkedIn): Dalton to provide creative briefs to marketing team</w:t>
        </w:r>
      </w:ins>
    </w:p>
    <w:p w:rsidR="00000000" w:rsidDel="00000000" w:rsidP="00000000" w:rsidRDefault="00000000" w:rsidRPr="00000000" w14:paraId="00000229">
      <w:pPr>
        <w:numPr>
          <w:ilvl w:val="0"/>
          <w:numId w:val="17"/>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Partnerships</w:t>
        </w:r>
        <w:r w:rsidDel="00000000" w:rsidR="00000000" w:rsidRPr="00000000">
          <w:rPr>
            <w:b w:val="1"/>
            <w:sz w:val="24"/>
            <w:szCs w:val="24"/>
            <w:rtl w:val="0"/>
          </w:rPr>
          <w:t xml:space="preserve"> (Robby/Erin) | </w:t>
        </w:r>
        <w:r w:rsidDel="00000000" w:rsidR="00000000" w:rsidRPr="00000000">
          <w:rPr>
            <w:b w:val="1"/>
            <w:sz w:val="24"/>
            <w:szCs w:val="24"/>
            <w:rtl w:val="0"/>
          </w:rPr>
          <w:t xml:space="preserve">ON TRACK</w:t>
        </w:r>
      </w:ins>
    </w:p>
    <w:p w:rsidR="00000000" w:rsidDel="00000000" w:rsidP="00000000" w:rsidRDefault="00000000" w:rsidRPr="00000000" w14:paraId="0000022A">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3 confirmed (Unum, Sequoia, ADP)</w:t>
        </w:r>
        <w:r w:rsidDel="00000000" w:rsidR="00000000" w:rsidRPr="00000000">
          <w:rPr>
            <w:rtl w:val="0"/>
          </w:rPr>
        </w:r>
      </w:ins>
    </w:p>
    <w:p w:rsidR="00000000" w:rsidDel="00000000" w:rsidP="00000000" w:rsidRDefault="00000000" w:rsidRPr="00000000" w14:paraId="0000022B">
      <w:pPr>
        <w:numPr>
          <w:ilvl w:val="0"/>
          <w:numId w:val="17"/>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Application/Sourcing</w:t>
        </w:r>
        <w:r w:rsidDel="00000000" w:rsidR="00000000" w:rsidRPr="00000000">
          <w:rPr>
            <w:b w:val="1"/>
            <w:sz w:val="24"/>
            <w:szCs w:val="24"/>
            <w:rtl w:val="0"/>
          </w:rPr>
          <w:t xml:space="preserve"> (Emily/Erin) | </w:t>
        </w:r>
        <w:r w:rsidDel="00000000" w:rsidR="00000000" w:rsidRPr="00000000">
          <w:rPr>
            <w:b w:val="1"/>
            <w:sz w:val="24"/>
            <w:szCs w:val="24"/>
            <w:rtl w:val="0"/>
          </w:rPr>
          <w:t xml:space="preserve">ON TRACK</w:t>
        </w:r>
      </w:ins>
    </w:p>
    <w:p w:rsidR="00000000" w:rsidDel="00000000" w:rsidP="00000000" w:rsidRDefault="00000000" w:rsidRPr="00000000" w14:paraId="0000022C">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v.1 of application form on Qualtrics</w:t>
        </w:r>
      </w:ins>
    </w:p>
    <w:p w:rsidR="00000000" w:rsidDel="00000000" w:rsidP="00000000" w:rsidRDefault="00000000" w:rsidRPr="00000000" w14:paraId="0000022D">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Time set today with Raquel/Allison to discuss selection process and pipeline opportunities</w:t>
        </w:r>
      </w:ins>
    </w:p>
    <w:p w:rsidR="00000000" w:rsidDel="00000000" w:rsidP="00000000" w:rsidRDefault="00000000" w:rsidRPr="00000000" w14:paraId="0000022E">
      <w:pPr>
        <w:numPr>
          <w:ilvl w:val="0"/>
          <w:numId w:val="17"/>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Legal</w:t>
        </w:r>
        <w:r w:rsidDel="00000000" w:rsidR="00000000" w:rsidRPr="00000000">
          <w:rPr>
            <w:b w:val="1"/>
            <w:sz w:val="24"/>
            <w:szCs w:val="24"/>
            <w:rtl w:val="0"/>
          </w:rPr>
          <w:t xml:space="preserve"> (Richard/Steve/Erin) | </w:t>
        </w:r>
        <w:r w:rsidDel="00000000" w:rsidR="00000000" w:rsidRPr="00000000">
          <w:rPr>
            <w:b w:val="1"/>
            <w:sz w:val="24"/>
            <w:szCs w:val="24"/>
            <w:rtl w:val="0"/>
          </w:rPr>
          <w:t xml:space="preserve">ON TRACK</w:t>
        </w:r>
      </w:ins>
    </w:p>
    <w:p w:rsidR="00000000" w:rsidDel="00000000" w:rsidP="00000000" w:rsidRDefault="00000000" w:rsidRPr="00000000" w14:paraId="0000022F">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Richard exploring legal requirements (i.e. Acknowledgement of agreements, consents/privacy, TNS), reviewing together today at 8:30a PT</w:t>
        </w:r>
        <w:r w:rsidDel="00000000" w:rsidR="00000000" w:rsidRPr="00000000">
          <w:rPr>
            <w:rtl w:val="0"/>
          </w:rPr>
        </w:r>
      </w:ins>
    </w:p>
    <w:p w:rsidR="00000000" w:rsidDel="00000000" w:rsidP="00000000" w:rsidRDefault="00000000" w:rsidRPr="00000000" w14:paraId="00000230">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31">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Next Steps</w:t>
        </w:r>
        <w:r w:rsidDel="00000000" w:rsidR="00000000" w:rsidRPr="00000000">
          <w:rPr>
            <w:b w:val="1"/>
            <w:sz w:val="24"/>
            <w:szCs w:val="24"/>
            <w:rtl w:val="0"/>
          </w:rPr>
          <w:t xml:space="preserve">:</w:t>
        </w:r>
      </w:ins>
    </w:p>
    <w:p w:rsidR="00000000" w:rsidDel="00000000" w:rsidP="00000000" w:rsidRDefault="00000000" w:rsidRPr="00000000" w14:paraId="00000232">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Erin, Emily + Dalton 30 min scrum today, Wed, Mar 5 - </w:t>
        </w:r>
        <w:r w:rsidDel="00000000" w:rsidR="00000000" w:rsidRPr="00000000">
          <w:rPr>
            <w:b w:val="1"/>
            <w:sz w:val="24"/>
            <w:szCs w:val="24"/>
            <w:rtl w:val="0"/>
          </w:rPr>
          <w:t xml:space="preserve">to discuss</w:t>
        </w:r>
      </w:ins>
    </w:p>
    <w:p w:rsidR="00000000" w:rsidDel="00000000" w:rsidP="00000000" w:rsidRDefault="00000000" w:rsidRPr="00000000" w14:paraId="00000233">
      <w:pPr>
        <w:numPr>
          <w:ilvl w:val="1"/>
          <w:numId w:val="6"/>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Steve + Richard to join, discuss legal requirements and Sequoia engagement</w:t>
        </w:r>
      </w:ins>
    </w:p>
    <w:p w:rsidR="00000000" w:rsidDel="00000000" w:rsidP="00000000" w:rsidRDefault="00000000" w:rsidRPr="00000000" w14:paraId="00000234">
      <w:pPr>
        <w:numPr>
          <w:ilvl w:val="1"/>
          <w:numId w:val="6"/>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SemperVirens Summit content</w:t>
        </w:r>
      </w:ins>
    </w:p>
    <w:p w:rsidR="00000000" w:rsidDel="00000000" w:rsidP="00000000" w:rsidRDefault="00000000" w:rsidRPr="00000000" w14:paraId="00000235">
      <w:pPr>
        <w:numPr>
          <w:ilvl w:val="1"/>
          <w:numId w:val="6"/>
        </w:numPr>
        <w:ind w:left="1440" w:hanging="360"/>
        <w:rPr>
          <w:ins w:author="Dalton Dahms-Shermer" w:id="4" w:date="2025-02-28T13:12:36Z"/>
          <w:u w:val="none"/>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Sequoia Kick Off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Ecosystem &amp; Innovation Council tab)</w:t>
        </w:r>
        <w:r w:rsidDel="00000000" w:rsidR="00000000" w:rsidRPr="00000000">
          <w:fldChar w:fldCharType="end"/>
        </w:r>
        <w:r w:rsidDel="00000000" w:rsidR="00000000" w:rsidRPr="00000000">
          <w:rPr>
            <w:b w:val="1"/>
            <w:sz w:val="24"/>
            <w:szCs w:val="24"/>
            <w:rtl w:val="0"/>
          </w:rPr>
          <w:t xml:space="preserve"> / Partnership </w:t>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"https://sempervirensvc.sharepoint.com/:p:/r/sites/OutsideAdvisors/Shared%20Documents/SemperVirens%20Investment%20Advisors/Ecosystem/Accelerator/Accelerator%20Program%20Build.pptx?d=w38e89935c31a4266aba4d1f864fefe52&amp;csf=1&amp;web=1&amp;e=BwGuj8"</w:instrText>
        </w:r>
        <w:r w:rsidDel="00000000" w:rsidR="00000000" w:rsidRPr="00000000">
          <w:fldChar w:fldCharType="separate"/>
        </w:r>
        <w:r w:rsidDel="00000000" w:rsidR="00000000" w:rsidRPr="00000000">
          <w:rPr>
            <w:b w:val="1"/>
            <w:sz w:val="24"/>
            <w:szCs w:val="24"/>
            <w:rtl w:val="0"/>
          </w:rPr>
          <w:t xml:space="preserve">slides</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"https://sempervirensvc.sharepoint.com/:p:/r/sites/OutsideAdvisors/Shared%20Documents/SemperVirens%20Investment%20Advisors/Ecosystem/Accelerator/Accelerator%20Program%20Build.pptx?d=w38e89935c31a4266aba4d1f864fefe52&amp;csf=1&amp;web=1&amp;e=BwGuj8"</w:instrText>
        </w:r>
        <w:r w:rsidDel="00000000" w:rsidR="00000000" w:rsidRPr="00000000">
          <w:fldChar w:fldCharType="separate"/>
        </w:r>
        <w:r w:rsidDel="00000000" w:rsidR="00000000" w:rsidRPr="00000000">
          <w:rPr>
            <w:b w:val="1"/>
            <w:sz w:val="24"/>
            <w:szCs w:val="24"/>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"https://sempervirensvc.sharepoint.com/:p:/r/sites/OutsideAdvisors/Shared%20Documents/SemperVirens%20Investment%20Advisors/Ecosystem/Accelerator/Accelerator%20Program%20Build.pptx?d=w38e89935c31a4266aba4d1f864fefe52&amp;csf=1&amp;web=1&amp;e=BwGuj8"</w:instrText>
        </w:r>
        <w:r w:rsidDel="00000000" w:rsidR="00000000" w:rsidRPr="00000000">
          <w:fldChar w:fldCharType="separate"/>
        </w:r>
        <w:r w:rsidDel="00000000" w:rsidR="00000000" w:rsidRPr="00000000">
          <w:rPr>
            <w:b w:val="1"/>
            <w:sz w:val="24"/>
            <w:szCs w:val="24"/>
            <w:rtl w:val="0"/>
          </w:rPr>
          <w:t xml:space="preserve">(WIP slides are 10 - 19)</w:t>
        </w:r>
        <w:r w:rsidDel="00000000" w:rsidR="00000000" w:rsidRPr="00000000">
          <w:fldChar w:fldCharType="end"/>
        </w:r>
        <w:r w:rsidDel="00000000" w:rsidR="00000000" w:rsidRPr="00000000">
          <w:rPr>
            <w:rtl w:val="0"/>
          </w:rPr>
        </w:r>
      </w:ins>
    </w:p>
    <w:p w:rsidR="00000000" w:rsidDel="00000000" w:rsidP="00000000" w:rsidRDefault="00000000" w:rsidRPr="00000000" w14:paraId="00000236">
      <w:pPr>
        <w:numPr>
          <w:ilvl w:val="1"/>
          <w:numId w:val="6"/>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Advisor outreach - review plan + hit send today</w:t>
        </w:r>
        <w:r w:rsidDel="00000000" w:rsidR="00000000" w:rsidRPr="00000000">
          <w:rPr>
            <w:rtl w:val="0"/>
          </w:rPr>
        </w:r>
      </w:ins>
    </w:p>
    <w:p w:rsidR="00000000" w:rsidDel="00000000" w:rsidP="00000000" w:rsidRDefault="00000000" w:rsidRPr="00000000" w14:paraId="00000237">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 conversations in full swing</w:t>
        </w:r>
      </w:ins>
    </w:p>
    <w:p w:rsidR="00000000" w:rsidDel="00000000" w:rsidP="00000000" w:rsidRDefault="00000000" w:rsidRPr="00000000" w14:paraId="00000238">
      <w:pPr>
        <w:numPr>
          <w:ilvl w:val="1"/>
          <w:numId w:val="6"/>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MetLife, Guardian and Paychex meetings today</w:t>
        </w:r>
      </w:ins>
    </w:p>
    <w:p w:rsidR="00000000" w:rsidDel="00000000" w:rsidP="00000000" w:rsidRDefault="00000000" w:rsidRPr="00000000" w14:paraId="00000239">
      <w:pPr>
        <w:numPr>
          <w:ilvl w:val="0"/>
          <w:numId w:val="6"/>
        </w:numPr>
        <w:ind w:left="72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Marketing Collateral | Dalton to send </w:t>
        </w:r>
      </w:ins>
    </w:p>
    <w:p w:rsidR="00000000" w:rsidDel="00000000" w:rsidP="00000000" w:rsidRDefault="00000000" w:rsidRPr="00000000" w14:paraId="0000023A">
      <w:pPr>
        <w:numPr>
          <w:ilvl w:val="1"/>
          <w:numId w:val="6"/>
        </w:numPr>
        <w:ind w:left="1440" w:hanging="360"/>
        <w:rPr>
          <w:ins w:author="Dalton Dahms-Shermer" w:id="4" w:date="2025-02-28T13:12:36Z"/>
          <w:u w:val="none"/>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"https://sempervirensvc.sharepoint.com/:p:/r/sites/OutsideAdvisors/Shared%20Documents/SemperVirens%20Investment%20Advisors/Ecosystem/Accelerator/Accelerator%20Program%20Build.pptx?d=w38e89935c31a4266aba4d1f864fefe52&amp;csf=1&amp;web=1&amp;e=wfHB7d"</w:instrText>
        </w:r>
        <w:r w:rsidDel="00000000" w:rsidR="00000000" w:rsidRPr="00000000">
          <w:fldChar w:fldCharType="separate"/>
        </w:r>
        <w:r w:rsidDel="00000000" w:rsidR="00000000" w:rsidRPr="00000000">
          <w:rPr>
            <w:b w:val="1"/>
            <w:sz w:val="24"/>
            <w:szCs w:val="24"/>
            <w:rtl w:val="0"/>
          </w:rPr>
          <w:t xml:space="preserve">Master Slide Deck (WIP)</w:t>
        </w:r>
        <w:r w:rsidDel="00000000" w:rsidR="00000000" w:rsidRPr="00000000">
          <w:fldChar w:fldCharType="end"/>
        </w:r>
        <w:r w:rsidDel="00000000" w:rsidR="00000000" w:rsidRPr="00000000">
          <w:rPr>
            <w:b w:val="1"/>
            <w:sz w:val="24"/>
            <w:szCs w:val="24"/>
            <w:rtl w:val="0"/>
          </w:rPr>
          <w:t xml:space="preserve"> includes:</w:t>
        </w:r>
      </w:ins>
    </w:p>
    <w:p w:rsidR="00000000" w:rsidDel="00000000" w:rsidP="00000000" w:rsidRDefault="00000000" w:rsidRPr="00000000" w14:paraId="0000023B">
      <w:pPr>
        <w:numPr>
          <w:ilvl w:val="2"/>
          <w:numId w:val="6"/>
        </w:numPr>
        <w:ind w:left="216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 Overview</w:t>
        </w:r>
      </w:ins>
    </w:p>
    <w:p w:rsidR="00000000" w:rsidDel="00000000" w:rsidP="00000000" w:rsidRDefault="00000000" w:rsidRPr="00000000" w14:paraId="0000023C">
      <w:pPr>
        <w:numPr>
          <w:ilvl w:val="2"/>
          <w:numId w:val="6"/>
        </w:numPr>
        <w:ind w:left="216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SemperVirens Summit</w:t>
        </w:r>
      </w:ins>
    </w:p>
    <w:p w:rsidR="00000000" w:rsidDel="00000000" w:rsidP="00000000" w:rsidRDefault="00000000" w:rsidRPr="00000000" w14:paraId="0000023D">
      <w:pPr>
        <w:numPr>
          <w:ilvl w:val="2"/>
          <w:numId w:val="6"/>
        </w:numPr>
        <w:ind w:left="216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AGM </w:t>
        </w:r>
      </w:ins>
    </w:p>
    <w:p w:rsidR="00000000" w:rsidDel="00000000" w:rsidP="00000000" w:rsidRDefault="00000000" w:rsidRPr="00000000" w14:paraId="0000023E">
      <w:pPr>
        <w:numPr>
          <w:ilvl w:val="1"/>
          <w:numId w:val="6"/>
        </w:numPr>
        <w:ind w:left="1440" w:hanging="360"/>
        <w:rPr>
          <w:ins w:author="Dalton Dahms-Shermer" w:id="4" w:date="2025-02-28T13:12:36Z"/>
          <w:u w:val="none"/>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Landing Page</w:t>
        </w:r>
        <w:r w:rsidDel="00000000" w:rsidR="00000000" w:rsidRPr="00000000">
          <w:fldChar w:fldCharType="end"/>
        </w:r>
        <w:r w:rsidDel="00000000" w:rsidR="00000000" w:rsidRPr="00000000">
          <w:rPr>
            <w:b w:val="1"/>
            <w:sz w:val="24"/>
            <w:szCs w:val="24"/>
            <w:rtl w:val="0"/>
          </w:rPr>
          <w:t xml:space="preserve"> | Creative Brief - </w:t>
        </w:r>
        <w:r w:rsidDel="00000000" w:rsidR="00000000" w:rsidRPr="00000000">
          <w:rPr>
            <w:b w:val="1"/>
            <w:sz w:val="24"/>
            <w:szCs w:val="24"/>
            <w:rtl w:val="0"/>
          </w:rPr>
          <w:t xml:space="preserve">sent to marketing at Sequoia for review</w:t>
        </w:r>
      </w:ins>
    </w:p>
    <w:p w:rsidR="00000000" w:rsidDel="00000000" w:rsidP="00000000" w:rsidRDefault="00000000" w:rsidRPr="00000000" w14:paraId="0000023F">
      <w:pPr>
        <w:numPr>
          <w:ilvl w:val="1"/>
          <w:numId w:val="6"/>
        </w:numPr>
        <w:ind w:left="1440" w:hanging="360"/>
        <w:rPr>
          <w:ins w:author="Dalton Dahms-Shermer" w:id="4" w:date="2025-02-28T13:12:36Z"/>
          <w:u w:val="none"/>
        </w:rPr>
      </w:pPr>
      <w:ins w:author="Dalton Dahms-Shermer" w:id="4" w:date="2025-02-28T13:12:36Z">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b w:val="1"/>
            <w:sz w:val="24"/>
            <w:szCs w:val="24"/>
            <w:rtl w:val="0"/>
          </w:rPr>
          <w:t xml:space="preserve">Application</w:t>
        </w:r>
        <w:r w:rsidDel="00000000" w:rsidR="00000000" w:rsidRPr="00000000">
          <w:fldChar w:fldCharType="end"/>
        </w:r>
        <w:r w:rsidDel="00000000" w:rsidR="00000000" w:rsidRPr="00000000">
          <w:rPr>
            <w:rtl w:val="0"/>
          </w:rPr>
        </w:r>
      </w:ins>
    </w:p>
    <w:p w:rsidR="00000000" w:rsidDel="00000000" w:rsidP="00000000" w:rsidRDefault="00000000" w:rsidRPr="00000000" w14:paraId="00000240">
      <w:pPr>
        <w:numPr>
          <w:ilvl w:val="1"/>
          <w:numId w:val="6"/>
        </w:numPr>
        <w:ind w:left="1440" w:hanging="360"/>
        <w:rPr>
          <w:ins w:author="Dalton Dahms-Shermer" w:id="4" w:date="2025-02-28T13:12:36Z"/>
          <w:u w:val="none"/>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41">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PTP partnership conversations</w:t>
        </w:r>
      </w:ins>
    </w:p>
    <w:p w:rsidR="00000000" w:rsidDel="00000000" w:rsidP="00000000" w:rsidRDefault="00000000" w:rsidRPr="00000000" w14:paraId="00000242">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43">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Assets:</w:t>
        </w:r>
      </w:ins>
    </w:p>
    <w:p w:rsidR="00000000" w:rsidDel="00000000" w:rsidP="00000000" w:rsidRDefault="00000000" w:rsidRPr="00000000" w14:paraId="00000244">
      <w:pPr>
        <w:numPr>
          <w:ilvl w:val="0"/>
          <w:numId w:val="5"/>
        </w:numPr>
        <w:ind w:left="720" w:hanging="360"/>
        <w:rPr>
          <w:ins w:author="Dalton Dahms-Shermer" w:id="4" w:date="2025-02-28T13:12:36Z"/>
        </w:rPr>
      </w:pP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b w:val="1"/>
            <w:sz w:val="24"/>
            <w:szCs w:val="24"/>
            <w:rtl w:val="0"/>
          </w:rPr>
          <w:t xml:space="preserve">Strategy + Project Master Doc</w:t>
        </w:r>
      </w:ins>
    </w:p>
    <w:p w:rsidR="00000000" w:rsidDel="00000000" w:rsidP="00000000" w:rsidRDefault="00000000" w:rsidRPr="00000000" w14:paraId="00000245">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b w:val="1"/>
            <w:sz w:val="24"/>
            <w:szCs w:val="24"/>
            <w:rtl w:val="0"/>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46">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47">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248">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249">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"https://docs.google.com/document/d/1yk08bJxSnbDwuWMpTLTLG6t620Pq6uJVlVin-3tt8Fk/edit?usp=sharing"</w:instrText>
        </w:r>
        <w:r w:rsidDel="00000000" w:rsidR="00000000" w:rsidRPr="00000000">
          <w:fldChar w:fldCharType="separate"/>
        </w:r>
        <w:r w:rsidDel="00000000" w:rsidR="00000000" w:rsidRPr="00000000">
          <w:rPr>
            <w:b w:val="1"/>
            <w:sz w:val="24"/>
            <w:szCs w:val="24"/>
            <w:rtl w:val="0"/>
          </w:rPr>
          <w:t xml:space="preserve">Partnership Communications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4A">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b w:val="1"/>
            <w:sz w:val="24"/>
            <w:szCs w:val="24"/>
            <w:rtl w:val="0"/>
          </w:rPr>
          <w:t xml:space="preserve">Application Materials</w:t>
        </w:r>
        <w:r w:rsidDel="00000000" w:rsidR="00000000" w:rsidRPr="00000000">
          <w:fldChar w:fldCharType="end"/>
        </w:r>
        <w:r w:rsidDel="00000000" w:rsidR="00000000" w:rsidRPr="00000000">
          <w:rPr>
            <w:rtl w:val="0"/>
          </w:rPr>
        </w:r>
      </w:ins>
    </w:p>
    <w:p w:rsidR="00000000" w:rsidDel="00000000" w:rsidP="00000000" w:rsidRDefault="00000000" w:rsidRPr="00000000" w14:paraId="0000024B">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4C">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Let me know if you have any immediate questions or concerns. I will follow up later today with progress </w:t>
        </w:r>
      </w:ins>
    </w:p>
    <w:p w:rsidR="00000000" w:rsidDel="00000000" w:rsidP="00000000" w:rsidRDefault="00000000" w:rsidRPr="00000000" w14:paraId="0000024D">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4E">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Best,</w:t>
        </w:r>
      </w:ins>
    </w:p>
    <w:p w:rsidR="00000000" w:rsidDel="00000000" w:rsidP="00000000" w:rsidRDefault="00000000" w:rsidRPr="00000000" w14:paraId="0000024F">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Dalton</w:t>
        </w:r>
        <w:r w:rsidDel="00000000" w:rsidR="00000000" w:rsidRPr="00000000">
          <w:rPr>
            <w:rtl w:val="0"/>
          </w:rPr>
        </w:r>
      </w:ins>
    </w:p>
    <w:p w:rsidR="00000000" w:rsidDel="00000000" w:rsidP="00000000" w:rsidRDefault="00000000" w:rsidRPr="00000000" w14:paraId="00000250">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51">
      <w:pPr>
        <w:pStyle w:val="Heading2"/>
        <w:spacing w:before="240" w:lineRule="auto"/>
        <w:rPr>
          <w:ins w:author="Dalton Dahms-Shermer" w:id="4" w:date="2025-02-28T13:12:36Z"/>
          <w:b w:val="1"/>
          <w:sz w:val="24"/>
          <w:szCs w:val="24"/>
        </w:rPr>
      </w:pPr>
      <w:ins w:author="Dalton Dahms-Shermer" w:id="4" w:date="2025-02-28T13:12:36Z">
        <w:bookmarkStart w:colFirst="0" w:colLast="0" w:name="_k34c53y3pr6v" w:id="11"/>
        <w:bookmarkEnd w:id="11"/>
        <w:r w:rsidDel="00000000" w:rsidR="00000000" w:rsidRPr="00000000">
          <w:rPr>
            <w:b w:val="1"/>
            <w:sz w:val="24"/>
            <w:szCs w:val="24"/>
            <w:rtl w:val="0"/>
          </w:rPr>
          <w:t xml:space="preserve">Update Email - Thursday, March </w:t>
        </w:r>
        <w:r w:rsidDel="00000000" w:rsidR="00000000" w:rsidRPr="00000000">
          <w:rPr>
            <w:b w:val="1"/>
            <w:sz w:val="24"/>
            <w:szCs w:val="24"/>
            <w:rtl w:val="0"/>
          </w:rPr>
          <w:t xml:space="preserve">6</w:t>
        </w:r>
      </w:ins>
    </w:p>
    <w:p w:rsidR="00000000" w:rsidDel="00000000" w:rsidP="00000000" w:rsidRDefault="00000000" w:rsidRPr="00000000" w14:paraId="00000252">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53">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Hi team -</w:t>
        </w:r>
        <w:r w:rsidDel="00000000" w:rsidR="00000000" w:rsidRPr="00000000">
          <w:rPr>
            <w:rtl w:val="0"/>
          </w:rPr>
        </w:r>
      </w:ins>
    </w:p>
    <w:p w:rsidR="00000000" w:rsidDel="00000000" w:rsidP="00000000" w:rsidRDefault="00000000" w:rsidRPr="00000000" w14:paraId="00000254">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55">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Providing a brief update - please see timeline, key milestones and assigned tasks on the </w:t>
        </w:r>
        <w:r w:rsidDel="00000000" w:rsidR="00000000" w:rsidRPr="00000000">
          <w:fldChar w:fldCharType="begin"/>
        </w:r>
        <w:r w:rsidDel="00000000" w:rsidR="00000000" w:rsidRPr="00000000">
          <w:instrText xml:space="preserve">HYPERLINK "https://app.asana.com/0/1209419031952123/1209425677789611"</w:instrText>
        </w:r>
        <w:r w:rsidDel="00000000" w:rsidR="00000000" w:rsidRPr="00000000">
          <w:fldChar w:fldCharType="separate"/>
        </w:r>
        <w:r w:rsidDel="00000000" w:rsidR="00000000" w:rsidRPr="00000000">
          <w:rPr>
            <w:b w:val="1"/>
            <w:sz w:val="24"/>
            <w:szCs w:val="24"/>
            <w:rtl w:val="0"/>
          </w:rPr>
          <w:t xml:space="preserve">SV Accelerator Asana project plan</w:t>
        </w:r>
        <w:r w:rsidDel="00000000" w:rsidR="00000000" w:rsidRPr="00000000">
          <w:fldChar w:fldCharType="end"/>
        </w:r>
        <w:r w:rsidDel="00000000" w:rsidR="00000000" w:rsidRPr="00000000">
          <w:fldChar w:fldCharType="begin"/>
        </w:r>
        <w:r w:rsidDel="00000000" w:rsidR="00000000" w:rsidRPr="00000000">
          <w:instrText xml:space="preserve">HYPERLINK "https://app.asana.com/0/1209419031952123/1209425677789611"</w:instrText>
        </w:r>
        <w:r w:rsidDel="00000000" w:rsidR="00000000" w:rsidRPr="00000000">
          <w:fldChar w:fldCharType="separate"/>
        </w:r>
        <w:r w:rsidDel="00000000" w:rsidR="00000000" w:rsidRPr="00000000">
          <w:rPr>
            <w:b w:val="1"/>
            <w:sz w:val="24"/>
            <w:szCs w:val="24"/>
            <w:rtl w:val="0"/>
          </w:rPr>
          <w:t xml:space="preserve">.</w:t>
        </w:r>
        <w:r w:rsidDel="00000000" w:rsidR="00000000" w:rsidRPr="00000000">
          <w:fldChar w:fldCharType="end"/>
        </w:r>
        <w:r w:rsidDel="00000000" w:rsidR="00000000" w:rsidRPr="00000000">
          <w:fldChar w:fldCharType="begin"/>
          <w:instrText xml:space="preserve"> HYPERLINK "https://sempervirensvc.sharepoint.com/:p:/r/sites/OutsideAdvisors/Shared%20Documents/SemperVirens%20Investment%20Advisors/Ecosystem/Accelerator/SemperVirens-Accelerator-Naming-Recommendation.pptx?d=wa8d95b75151f42d182382e09db6798e5&amp;csf=1&amp;web=1&amp;e=JusMFx" </w:instrText>
          <w:fldChar w:fldCharType="separate"/>
        </w:r>
        <w:r w:rsidDel="00000000" w:rsidR="00000000" w:rsidRPr="00000000">
          <w:rPr>
            <w:rtl w:val="0"/>
          </w:rPr>
        </w:r>
      </w:ins>
    </w:p>
    <w:p w:rsidR="00000000" w:rsidDel="00000000" w:rsidP="00000000" w:rsidRDefault="00000000" w:rsidRPr="00000000" w14:paraId="00000256">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57">
      <w:pPr>
        <w:rPr>
          <w:ins w:author="Dalton Dahms-Shermer" w:id="4" w:date="2025-02-28T13:12:36Z"/>
          <w:b w:val="1"/>
          <w:sz w:val="24"/>
          <w:szCs w:val="24"/>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Progress Tracking:</w:t>
        </w:r>
        <w:r w:rsidDel="00000000" w:rsidR="00000000" w:rsidRPr="00000000">
          <w:fldChar w:fldCharType="end"/>
        </w:r>
        <w:r w:rsidDel="00000000" w:rsidR="00000000" w:rsidRPr="00000000">
          <w:rPr>
            <w:rtl w:val="0"/>
          </w:rPr>
        </w:r>
      </w:ins>
    </w:p>
    <w:p w:rsidR="00000000" w:rsidDel="00000000" w:rsidP="00000000" w:rsidRDefault="00000000" w:rsidRPr="00000000" w14:paraId="00000258">
      <w:pPr>
        <w:numPr>
          <w:ilvl w:val="0"/>
          <w:numId w:val="17"/>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Branding + Marketing Collateral</w:t>
        </w:r>
        <w:r w:rsidDel="00000000" w:rsidR="00000000" w:rsidRPr="00000000">
          <w:rPr>
            <w:b w:val="1"/>
            <w:sz w:val="24"/>
            <w:szCs w:val="24"/>
            <w:rtl w:val="0"/>
          </w:rPr>
          <w:t xml:space="preserve"> (Michele/Erin) | </w:t>
        </w:r>
        <w:r w:rsidDel="00000000" w:rsidR="00000000" w:rsidRPr="00000000">
          <w:rPr>
            <w:b w:val="1"/>
            <w:sz w:val="24"/>
            <w:szCs w:val="24"/>
            <w:rtl w:val="0"/>
          </w:rPr>
          <w:t xml:space="preserve">ON TRACK</w:t>
        </w:r>
      </w:ins>
    </w:p>
    <w:p w:rsidR="00000000" w:rsidDel="00000000" w:rsidP="00000000" w:rsidRDefault="00000000" w:rsidRPr="00000000" w14:paraId="00000259">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Name confirmed:</w:t>
        </w:r>
        <w:r w:rsidDel="00000000" w:rsidR="00000000" w:rsidRPr="00000000">
          <w:rPr>
            <w:b w:val="1"/>
            <w:sz w:val="24"/>
            <w:szCs w:val="24"/>
            <w:rtl w:val="0"/>
          </w:rPr>
          <w:t xml:space="preserve"> SemperVirens Accelerator, powered by the SemperSystem</w:t>
        </w:r>
      </w:ins>
    </w:p>
    <w:p w:rsidR="00000000" w:rsidDel="00000000" w:rsidP="00000000" w:rsidRDefault="00000000" w:rsidRPr="00000000" w14:paraId="0000025A">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Communication Deliverables (i.e. landing page, one pagers, slide decks, LinkedIn): Dalton to provide creative briefs to marketing team</w:t>
        </w:r>
      </w:ins>
    </w:p>
    <w:p w:rsidR="00000000" w:rsidDel="00000000" w:rsidP="00000000" w:rsidRDefault="00000000" w:rsidRPr="00000000" w14:paraId="0000025B">
      <w:pPr>
        <w:numPr>
          <w:ilvl w:val="0"/>
          <w:numId w:val="17"/>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Partnerships</w:t>
        </w:r>
        <w:r w:rsidDel="00000000" w:rsidR="00000000" w:rsidRPr="00000000">
          <w:rPr>
            <w:b w:val="1"/>
            <w:sz w:val="24"/>
            <w:szCs w:val="24"/>
            <w:rtl w:val="0"/>
          </w:rPr>
          <w:t xml:space="preserve"> (Robby/Erin) | </w:t>
        </w:r>
        <w:r w:rsidDel="00000000" w:rsidR="00000000" w:rsidRPr="00000000">
          <w:rPr>
            <w:b w:val="1"/>
            <w:sz w:val="24"/>
            <w:szCs w:val="24"/>
            <w:rtl w:val="0"/>
          </w:rPr>
          <w:t xml:space="preserve">ON TRACK</w:t>
        </w:r>
      </w:ins>
    </w:p>
    <w:p w:rsidR="00000000" w:rsidDel="00000000" w:rsidP="00000000" w:rsidRDefault="00000000" w:rsidRPr="00000000" w14:paraId="0000025C">
      <w:pPr>
        <w:numPr>
          <w:ilvl w:val="1"/>
          <w:numId w:val="17"/>
        </w:numPr>
        <w:ind w:left="1440" w:hanging="360"/>
        <w:rPr>
          <w:ins w:author="Dalton Dahms-Shermer" w:id="4" w:date="2025-02-28T13:12:36Z"/>
          <w:b w:val="1"/>
        </w:rPr>
      </w:pPr>
      <w:ins w:author="Dalton Dahms-Shermer" w:id="4" w:date="2025-02-28T13:12:36Z">
        <w:r w:rsidDel="00000000" w:rsidR="00000000" w:rsidRPr="00000000">
          <w:rPr>
            <w:b w:val="1"/>
            <w:sz w:val="24"/>
            <w:szCs w:val="24"/>
            <w:rtl w:val="0"/>
          </w:rPr>
          <w:t xml:space="preserve">3 confirmed (Unum, Sequoia, ADP - need logo approval from ADP)</w:t>
        </w:r>
      </w:ins>
    </w:p>
    <w:p w:rsidR="00000000" w:rsidDel="00000000" w:rsidP="00000000" w:rsidRDefault="00000000" w:rsidRPr="00000000" w14:paraId="0000025D">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4 very interested, will work to confirm (Cigna, Guardian, Paychex, MetLife)</w:t>
        </w:r>
      </w:ins>
    </w:p>
    <w:p w:rsidR="00000000" w:rsidDel="00000000" w:rsidP="00000000" w:rsidRDefault="00000000" w:rsidRPr="00000000" w14:paraId="0000025E">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Robby is scheduled with a couple more today</w:t>
        </w:r>
      </w:ins>
    </w:p>
    <w:p w:rsidR="00000000" w:rsidDel="00000000" w:rsidP="00000000" w:rsidRDefault="00000000" w:rsidRPr="00000000" w14:paraId="0000025F">
      <w:pPr>
        <w:numPr>
          <w:ilvl w:val="0"/>
          <w:numId w:val="17"/>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Application/Sourcing</w:t>
        </w:r>
        <w:r w:rsidDel="00000000" w:rsidR="00000000" w:rsidRPr="00000000">
          <w:rPr>
            <w:b w:val="1"/>
            <w:sz w:val="24"/>
            <w:szCs w:val="24"/>
            <w:rtl w:val="0"/>
          </w:rPr>
          <w:t xml:space="preserve"> (Emily/Erin) | </w:t>
        </w:r>
        <w:r w:rsidDel="00000000" w:rsidR="00000000" w:rsidRPr="00000000">
          <w:rPr>
            <w:b w:val="1"/>
            <w:sz w:val="24"/>
            <w:szCs w:val="24"/>
            <w:rtl w:val="0"/>
          </w:rPr>
          <w:t xml:space="preserve">ON TRACK</w:t>
        </w:r>
      </w:ins>
    </w:p>
    <w:p w:rsidR="00000000" w:rsidDel="00000000" w:rsidP="00000000" w:rsidRDefault="00000000" w:rsidRPr="00000000" w14:paraId="00000260">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v.1 of application form on Qualtrics, v.2 based on Raquel/Allison feedback in the works</w:t>
        </w:r>
      </w:ins>
    </w:p>
    <w:p w:rsidR="00000000" w:rsidDel="00000000" w:rsidP="00000000" w:rsidRDefault="00000000" w:rsidRPr="00000000" w14:paraId="00000261">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Raquel + Allison reviewed, made comments to</w:t>
        </w:r>
        <w:r w:rsidDel="00000000" w:rsidR="00000000" w:rsidRPr="00000000">
          <w:rPr>
            <w:b w:val="1"/>
            <w:sz w:val="24"/>
            <w:szCs w:val="24"/>
            <w:rtl w:val="0"/>
          </w:rPr>
          <w:t xml:space="preserve"> the </w:t>
        </w:r>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b w:val="1"/>
            <w:sz w:val="24"/>
            <w:szCs w:val="24"/>
            <w:rtl w:val="0"/>
          </w:rPr>
          <w:t xml:space="preserve">Application Questions</w:t>
        </w:r>
        <w:r w:rsidDel="00000000" w:rsidR="00000000" w:rsidRPr="00000000">
          <w:fldChar w:fldCharType="end"/>
        </w:r>
        <w:r w:rsidDel="00000000" w:rsidR="00000000" w:rsidRPr="00000000">
          <w:rPr>
            <w:b w:val="1"/>
            <w:sz w:val="24"/>
            <w:szCs w:val="24"/>
            <w:rtl w:val="0"/>
          </w:rPr>
          <w:t xml:space="preserve">, </w:t>
        </w:r>
        <w:r w:rsidDel="00000000" w:rsidR="00000000" w:rsidRPr="00000000">
          <w:rPr>
            <w:b w:val="1"/>
            <w:sz w:val="24"/>
            <w:szCs w:val="24"/>
            <w:rtl w:val="0"/>
          </w:rPr>
          <w:t xml:space="preserve">conceptualized </w:t>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selection process (WIP Selection Process tab)</w:t>
        </w:r>
        <w:r w:rsidDel="00000000" w:rsidR="00000000" w:rsidRPr="00000000">
          <w:fldChar w:fldCharType="end"/>
        </w:r>
        <w:r w:rsidDel="00000000" w:rsidR="00000000" w:rsidRPr="00000000">
          <w:rPr>
            <w:b w:val="1"/>
            <w:sz w:val="24"/>
            <w:szCs w:val="24"/>
            <w:rtl w:val="0"/>
          </w:rPr>
          <w:t xml:space="preserve">, </w:t>
        </w:r>
        <w:r w:rsidDel="00000000" w:rsidR="00000000" w:rsidRPr="00000000">
          <w:rPr>
            <w:b w:val="1"/>
            <w:sz w:val="24"/>
            <w:szCs w:val="24"/>
            <w:rtl w:val="0"/>
          </w:rPr>
          <w:t xml:space="preserve">identifying</w:t>
        </w:r>
        <w:r w:rsidDel="00000000" w:rsidR="00000000" w:rsidRPr="00000000">
          <w:rPr>
            <w:b w:val="1"/>
            <w:sz w:val="24"/>
            <w:szCs w:val="24"/>
            <w:rtl w:val="0"/>
          </w:rPr>
          <w:t xml:space="preserve"> pipeline companies for MVP</w:t>
        </w:r>
      </w:ins>
    </w:p>
    <w:p w:rsidR="00000000" w:rsidDel="00000000" w:rsidP="00000000" w:rsidRDefault="00000000" w:rsidRPr="00000000" w14:paraId="00000262">
      <w:pPr>
        <w:numPr>
          <w:ilvl w:val="0"/>
          <w:numId w:val="17"/>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Legal</w:t>
        </w:r>
        <w:r w:rsidDel="00000000" w:rsidR="00000000" w:rsidRPr="00000000">
          <w:rPr>
            <w:b w:val="1"/>
            <w:sz w:val="24"/>
            <w:szCs w:val="24"/>
            <w:rtl w:val="0"/>
          </w:rPr>
          <w:t xml:space="preserve"> (Richard/Steve/Erin) | </w:t>
        </w:r>
        <w:r w:rsidDel="00000000" w:rsidR="00000000" w:rsidRPr="00000000">
          <w:rPr>
            <w:b w:val="1"/>
            <w:sz w:val="24"/>
            <w:szCs w:val="24"/>
            <w:rtl w:val="0"/>
          </w:rPr>
          <w:t xml:space="preserve">ON TRACK</w:t>
        </w:r>
      </w:ins>
    </w:p>
    <w:p w:rsidR="00000000" w:rsidDel="00000000" w:rsidP="00000000" w:rsidRDefault="00000000" w:rsidRPr="00000000" w14:paraId="00000263">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Richard exploring legal requirements for </w:t>
        </w:r>
        <w:r w:rsidDel="00000000" w:rsidR="00000000" w:rsidRPr="00000000">
          <w:rPr>
            <w:b w:val="1"/>
            <w:sz w:val="24"/>
            <w:szCs w:val="24"/>
            <w:rtl w:val="0"/>
          </w:rPr>
          <w:t xml:space="preserve">application</w:t>
        </w:r>
        <w:r w:rsidDel="00000000" w:rsidR="00000000" w:rsidRPr="00000000">
          <w:rPr>
            <w:b w:val="1"/>
            <w:sz w:val="24"/>
            <w:szCs w:val="24"/>
            <w:rtl w:val="0"/>
          </w:rPr>
          <w:t xml:space="preserve"> page (i.e. Acknowledgement of agreements, consents/privacy, TNS), need by EOW</w:t>
        </w:r>
      </w:ins>
    </w:p>
    <w:p w:rsidR="00000000" w:rsidDel="00000000" w:rsidP="00000000" w:rsidRDefault="00000000" w:rsidRPr="00000000" w14:paraId="00000264">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Richard starting draft contracts</w:t>
        </w:r>
        <w:r w:rsidDel="00000000" w:rsidR="00000000" w:rsidRPr="00000000">
          <w:rPr>
            <w:rtl w:val="0"/>
          </w:rPr>
        </w:r>
      </w:ins>
    </w:p>
    <w:p w:rsidR="00000000" w:rsidDel="00000000" w:rsidP="00000000" w:rsidRDefault="00000000" w:rsidRPr="00000000" w14:paraId="00000265">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66">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Next Steps</w:t>
        </w:r>
        <w:r w:rsidDel="00000000" w:rsidR="00000000" w:rsidRPr="00000000">
          <w:rPr>
            <w:b w:val="1"/>
            <w:sz w:val="24"/>
            <w:szCs w:val="24"/>
            <w:rtl w:val="0"/>
          </w:rPr>
          <w:t xml:space="preserve">:</w:t>
        </w:r>
      </w:ins>
    </w:p>
    <w:p w:rsidR="00000000" w:rsidDel="00000000" w:rsidP="00000000" w:rsidRDefault="00000000" w:rsidRPr="00000000" w14:paraId="00000267">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 conversations progressing</w:t>
        </w:r>
      </w:ins>
    </w:p>
    <w:p w:rsidR="00000000" w:rsidDel="00000000" w:rsidP="00000000" w:rsidRDefault="00000000" w:rsidRPr="00000000" w14:paraId="00000268">
      <w:pPr>
        <w:numPr>
          <w:ilvl w:val="1"/>
          <w:numId w:val="6"/>
        </w:numPr>
        <w:ind w:left="144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"https://sempervirensvc.sharepoint.com/:p:/r/sites/OutsideAdvisors/Shared%20Documents/SemperVirens%20Investment%20Advisors/Ecosystem/Accelerator/Accelerator%20Program%20Build%205.5.25.pptx?d=wb9f5cc9321c748618cdbfb37737bc54f&amp;csf=1&amp;web=1&amp;e=HYB2r9"</w:instrText>
        </w:r>
        <w:r w:rsidDel="00000000" w:rsidR="00000000" w:rsidRPr="00000000">
          <w:fldChar w:fldCharType="separate"/>
        </w:r>
        <w:r w:rsidDel="00000000" w:rsidR="00000000" w:rsidRPr="00000000">
          <w:rPr>
            <w:b w:val="1"/>
            <w:sz w:val="24"/>
            <w:szCs w:val="24"/>
            <w:rtl w:val="0"/>
          </w:rPr>
          <w:t xml:space="preserve">Draft partnership slides</w:t>
        </w:r>
        <w:r w:rsidDel="00000000" w:rsidR="00000000" w:rsidRPr="00000000">
          <w:fldChar w:fldCharType="end"/>
        </w:r>
        <w:r w:rsidDel="00000000" w:rsidR="00000000" w:rsidRPr="00000000">
          <w:rPr>
            <w:b w:val="1"/>
            <w:sz w:val="24"/>
            <w:szCs w:val="24"/>
            <w:rtl w:val="0"/>
          </w:rPr>
          <w:t xml:space="preserve"> (22 - 35), v.2 to review with Robby at 12p PT</w:t>
        </w:r>
      </w:ins>
    </w:p>
    <w:p w:rsidR="00000000" w:rsidDel="00000000" w:rsidP="00000000" w:rsidRDefault="00000000" w:rsidRPr="00000000" w14:paraId="00000269">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Marketing Collateral | Dalton to send </w:t>
        </w:r>
      </w:ins>
    </w:p>
    <w:p w:rsidR="00000000" w:rsidDel="00000000" w:rsidP="00000000" w:rsidRDefault="00000000" w:rsidRPr="00000000" w14:paraId="0000026A">
      <w:pPr>
        <w:numPr>
          <w:ilvl w:val="1"/>
          <w:numId w:val="6"/>
        </w:numPr>
        <w:ind w:left="144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"https://sempervirensvc.sharepoint.com/:p:/r/sites/OutsideAdvisors/Shared%20Documents/SemperVirens%20Investment%20Advisors/Ecosystem/Accelerator/Accelerator%20Program%20Build%205.5.25.pptx?d=wb9f5cc9321c748618cdbfb37737bc54f&amp;csf=1&amp;web=1&amp;e=HYB2r9"</w:instrText>
        </w:r>
        <w:r w:rsidDel="00000000" w:rsidR="00000000" w:rsidRPr="00000000">
          <w:fldChar w:fldCharType="separate"/>
        </w:r>
        <w:r w:rsidDel="00000000" w:rsidR="00000000" w:rsidRPr="00000000">
          <w:rPr>
            <w:b w:val="1"/>
            <w:sz w:val="24"/>
            <w:szCs w:val="24"/>
            <w:rtl w:val="0"/>
          </w:rPr>
          <w:t xml:space="preserve">Draft partnership slides</w:t>
        </w:r>
        <w:r w:rsidDel="00000000" w:rsidR="00000000" w:rsidRPr="00000000">
          <w:fldChar w:fldCharType="end"/>
        </w:r>
        <w:r w:rsidDel="00000000" w:rsidR="00000000" w:rsidRPr="00000000">
          <w:rPr>
            <w:b w:val="1"/>
            <w:sz w:val="24"/>
            <w:szCs w:val="24"/>
            <w:rtl w:val="0"/>
          </w:rPr>
          <w:t xml:space="preserve"> </w:t>
        </w:r>
      </w:ins>
    </w:p>
    <w:p w:rsidR="00000000" w:rsidDel="00000000" w:rsidP="00000000" w:rsidRDefault="00000000" w:rsidRPr="00000000" w14:paraId="0000026B">
      <w:pPr>
        <w:numPr>
          <w:ilvl w:val="1"/>
          <w:numId w:val="6"/>
        </w:numPr>
        <w:ind w:left="144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Landing Page</w:t>
        </w:r>
        <w:r w:rsidDel="00000000" w:rsidR="00000000" w:rsidRPr="00000000">
          <w:fldChar w:fldCharType="end"/>
        </w:r>
        <w:r w:rsidDel="00000000" w:rsidR="00000000" w:rsidRPr="00000000">
          <w:rPr>
            <w:rtl w:val="0"/>
          </w:rPr>
        </w:r>
      </w:ins>
    </w:p>
    <w:p w:rsidR="00000000" w:rsidDel="00000000" w:rsidP="00000000" w:rsidRDefault="00000000" w:rsidRPr="00000000" w14:paraId="0000026C">
      <w:pPr>
        <w:numPr>
          <w:ilvl w:val="1"/>
          <w:numId w:val="6"/>
        </w:numPr>
        <w:ind w:left="144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b w:val="1"/>
            <w:sz w:val="24"/>
            <w:szCs w:val="24"/>
            <w:rtl w:val="0"/>
          </w:rPr>
          <w:t xml:space="preserve">Application</w:t>
        </w:r>
        <w:r w:rsidDel="00000000" w:rsidR="00000000" w:rsidRPr="00000000">
          <w:fldChar w:fldCharType="end"/>
        </w:r>
        <w:r w:rsidDel="00000000" w:rsidR="00000000" w:rsidRPr="00000000">
          <w:rPr>
            <w:rtl w:val="0"/>
          </w:rPr>
        </w:r>
      </w:ins>
    </w:p>
    <w:p w:rsidR="00000000" w:rsidDel="00000000" w:rsidP="00000000" w:rsidRDefault="00000000" w:rsidRPr="00000000" w14:paraId="0000026D">
      <w:pPr>
        <w:numPr>
          <w:ilvl w:val="1"/>
          <w:numId w:val="6"/>
        </w:numPr>
        <w:ind w:left="144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6E">
      <w:pPr>
        <w:numPr>
          <w:ilvl w:val="0"/>
          <w:numId w:val="6"/>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PTP partnership conversations</w:t>
        </w:r>
      </w:ins>
    </w:p>
    <w:p w:rsidR="00000000" w:rsidDel="00000000" w:rsidP="00000000" w:rsidRDefault="00000000" w:rsidRPr="00000000" w14:paraId="0000026F">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70">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Assets:</w:t>
        </w:r>
      </w:ins>
    </w:p>
    <w:p w:rsidR="00000000" w:rsidDel="00000000" w:rsidP="00000000" w:rsidRDefault="00000000" w:rsidRPr="00000000" w14:paraId="00000271">
      <w:pPr>
        <w:numPr>
          <w:ilvl w:val="0"/>
          <w:numId w:val="5"/>
        </w:numPr>
        <w:ind w:left="720" w:hanging="360"/>
        <w:rPr>
          <w:ins w:author="Dalton Dahms-Shermer" w:id="4" w:date="2025-02-28T13:12:36Z"/>
        </w:rPr>
      </w:pP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b w:val="1"/>
            <w:sz w:val="24"/>
            <w:szCs w:val="24"/>
            <w:rtl w:val="0"/>
          </w:rPr>
          <w:t xml:space="preserve">Strategy + Project Master Doc</w:t>
        </w:r>
      </w:ins>
    </w:p>
    <w:p w:rsidR="00000000" w:rsidDel="00000000" w:rsidP="00000000" w:rsidRDefault="00000000" w:rsidRPr="00000000" w14:paraId="00000272">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b w:val="1"/>
            <w:sz w:val="24"/>
            <w:szCs w:val="24"/>
            <w:rtl w:val="0"/>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73">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74">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b w:val="1"/>
            <w:sz w:val="24"/>
            <w:szCs w:val="24"/>
            <w:rtl w:val="0"/>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275">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b w:val="1"/>
            <w:sz w:val="24"/>
            <w:szCs w:val="24"/>
            <w:rtl w:val="0"/>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276">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"https://docs.google.com/document/d/1yk08bJxSnbDwuWMpTLTLG6t620Pq6uJVlVin-3tt8Fk/edit?usp=sharing"</w:instrText>
        </w:r>
        <w:r w:rsidDel="00000000" w:rsidR="00000000" w:rsidRPr="00000000">
          <w:fldChar w:fldCharType="separate"/>
        </w:r>
        <w:r w:rsidDel="00000000" w:rsidR="00000000" w:rsidRPr="00000000">
          <w:rPr>
            <w:b w:val="1"/>
            <w:sz w:val="24"/>
            <w:szCs w:val="24"/>
            <w:rtl w:val="0"/>
          </w:rPr>
          <w:t xml:space="preserve">Partnership Communications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77">
      <w:pPr>
        <w:numPr>
          <w:ilvl w:val="0"/>
          <w:numId w:val="5"/>
        </w:numPr>
        <w:ind w:left="72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"https://sempervirensvc.sharepoint.com/:p:/r/sites/OutsideAdvisors/Shared%20Documents/SemperVirens%20Investment%20Advisors/Ecosystem/Accelerator/Accelerator%20Program%20Build%205.5.25.pptx?d=wb9f5cc9321c748618cdbfb37737bc54f&amp;csf=1&amp;web=1&amp;e=HYB2r9"</w:instrText>
        </w:r>
        <w:r w:rsidDel="00000000" w:rsidR="00000000" w:rsidRPr="00000000">
          <w:fldChar w:fldCharType="separate"/>
        </w:r>
        <w:r w:rsidDel="00000000" w:rsidR="00000000" w:rsidRPr="00000000">
          <w:rPr>
            <w:b w:val="1"/>
            <w:sz w:val="24"/>
            <w:szCs w:val="24"/>
            <w:rtl w:val="0"/>
          </w:rPr>
          <w:t xml:space="preserve">Partnership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78">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"https://docs.google.com/document/d/1pX21UH_vc_twbuXUTHdOl7UssQ7CV50tK04zOrowMZ4/edit?usp=sharing" </w:instrText>
        <w:fldChar w:fldCharType="separate"/>
      </w:r>
      <w:ins w:author="Dalton Dahms-Shermer" w:id="4" w:date="2025-02-28T13:12:36Z">
        <w:r w:rsidDel="00000000" w:rsidR="00000000" w:rsidRPr="00000000">
          <w:rPr>
            <w:b w:val="1"/>
            <w:sz w:val="24"/>
            <w:szCs w:val="24"/>
            <w:rtl w:val="0"/>
          </w:rPr>
          <w:t xml:space="preserve">Application Materials</w:t>
        </w:r>
      </w:ins>
    </w:p>
    <w:p w:rsidR="00000000" w:rsidDel="00000000" w:rsidP="00000000" w:rsidRDefault="00000000" w:rsidRPr="00000000" w14:paraId="00000279">
      <w:pPr>
        <w:numPr>
          <w:ilvl w:val="0"/>
          <w:numId w:val="5"/>
        </w:numPr>
        <w:ind w:left="720" w:hanging="360"/>
        <w:rPr>
          <w:ins w:author="Dalton Dahms-Shermer" w:id="4" w:date="2025-02-28T13:12:36Z"/>
          <w:color w:val="1155cc"/>
          <w:u w:val="none"/>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"https://sequoiaconsulting.qualtrics.com/jfe/preview/previewId/c683348d-d6cb-4d0c-9407-2ce5059a068b/SV_1HPfNW9ieROnS5w?Q_CHL=preview&amp;Q_SurveyVersionID=current"</w:instrText>
        </w:r>
        <w:r w:rsidDel="00000000" w:rsidR="00000000" w:rsidRPr="00000000">
          <w:fldChar w:fldCharType="separate"/>
        </w:r>
        <w:r w:rsidDel="00000000" w:rsidR="00000000" w:rsidRPr="00000000">
          <w:rPr>
            <w:b w:val="1"/>
            <w:sz w:val="24"/>
            <w:szCs w:val="24"/>
            <w:rtl w:val="0"/>
          </w:rPr>
          <w:t xml:space="preserve">Qualtrics Form</w:t>
        </w:r>
        <w:r w:rsidDel="00000000" w:rsidR="00000000" w:rsidRPr="00000000">
          <w:fldChar w:fldCharType="end"/>
        </w:r>
        <w:r w:rsidDel="00000000" w:rsidR="00000000" w:rsidRPr="00000000">
          <w:rPr>
            <w:rtl w:val="0"/>
          </w:rPr>
        </w:r>
      </w:ins>
    </w:p>
    <w:p w:rsidR="00000000" w:rsidDel="00000000" w:rsidP="00000000" w:rsidRDefault="00000000" w:rsidRPr="00000000" w14:paraId="0000027A">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7B">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Let me know if you have any immediate questions or concerns. I will follow up later today with progress </w:t>
        </w:r>
      </w:ins>
    </w:p>
    <w:p w:rsidR="00000000" w:rsidDel="00000000" w:rsidP="00000000" w:rsidRDefault="00000000" w:rsidRPr="00000000" w14:paraId="0000027C">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7D">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Best,</w:t>
        </w:r>
      </w:ins>
    </w:p>
    <w:p w:rsidR="00000000" w:rsidDel="00000000" w:rsidP="00000000" w:rsidRDefault="00000000" w:rsidRPr="00000000" w14:paraId="0000027E">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Dalton</w:t>
        </w:r>
      </w:ins>
    </w:p>
    <w:p w:rsidR="00000000" w:rsidDel="00000000" w:rsidP="00000000" w:rsidRDefault="00000000" w:rsidRPr="00000000" w14:paraId="0000027F">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80">
      <w:pPr>
        <w:pStyle w:val="Heading2"/>
        <w:spacing w:before="240" w:lineRule="auto"/>
        <w:rPr>
          <w:ins w:author="Dalton Dahms-Shermer" w:id="4" w:date="2025-02-28T13:12:36Z"/>
          <w:b w:val="1"/>
          <w:sz w:val="24"/>
          <w:szCs w:val="24"/>
        </w:rPr>
      </w:pPr>
      <w:ins w:author="Dalton Dahms-Shermer" w:id="4" w:date="2025-02-28T13:12:36Z">
        <w:bookmarkStart w:colFirst="0" w:colLast="0" w:name="_4o29lhkeus8r" w:id="12"/>
        <w:bookmarkEnd w:id="12"/>
        <w:r w:rsidDel="00000000" w:rsidR="00000000" w:rsidRPr="00000000">
          <w:rPr>
            <w:b w:val="1"/>
            <w:sz w:val="24"/>
            <w:szCs w:val="24"/>
            <w:rtl w:val="0"/>
          </w:rPr>
          <w:t xml:space="preserve">Update Email - Wednesday, March </w:t>
        </w:r>
        <w:r w:rsidDel="00000000" w:rsidR="00000000" w:rsidRPr="00000000">
          <w:rPr>
            <w:b w:val="1"/>
            <w:sz w:val="24"/>
            <w:szCs w:val="24"/>
            <w:rtl w:val="0"/>
          </w:rPr>
          <w:t xml:space="preserve">12</w:t>
        </w:r>
      </w:ins>
    </w:p>
    <w:p w:rsidR="00000000" w:rsidDel="00000000" w:rsidP="00000000" w:rsidRDefault="00000000" w:rsidRPr="00000000" w14:paraId="00000281">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82">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Hi team -</w:t>
        </w:r>
        <w:r w:rsidDel="00000000" w:rsidR="00000000" w:rsidRPr="00000000">
          <w:rPr>
            <w:rtl w:val="0"/>
          </w:rPr>
        </w:r>
      </w:ins>
    </w:p>
    <w:p w:rsidR="00000000" w:rsidDel="00000000" w:rsidP="00000000" w:rsidRDefault="00000000" w:rsidRPr="00000000" w14:paraId="00000283">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84">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Great to see many of you in the Sequoia offices yesterday where we held our first SVA partnership kick off with the Sequoia team members participating in the MVP! Alongside the kick off, we held a series of productive meetings across Sequoia and internal teams driving towards our goal of announcing at SemperVirens Summit and launching applications on April 8th.  </w:t>
        </w:r>
      </w:ins>
    </w:p>
    <w:p w:rsidR="00000000" w:rsidDel="00000000" w:rsidP="00000000" w:rsidRDefault="00000000" w:rsidRPr="00000000" w14:paraId="00000285">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86">
      <w:pPr>
        <w:rPr>
          <w:ins w:author="Dalton Dahms-Shermer" w:id="4" w:date="2025-02-28T13:12:36Z"/>
          <w:b w:val="1"/>
          <w:sz w:val="24"/>
          <w:szCs w:val="24"/>
        </w:rPr>
      </w:pPr>
      <w:ins w:author="Dalton Dahms-Shermer" w:id="4" w:date="2025-02-28T13:12:36Z">
        <w:r w:rsidDel="00000000" w:rsidR="00000000" w:rsidRPr="00000000">
          <w:rPr>
            <w:b w:val="1"/>
            <w:sz w:val="24"/>
            <w:szCs w:val="24"/>
            <w:rtl w:val="0"/>
          </w:rPr>
          <w:t xml:space="preserve">Providing a brief update - please see timeline, key milestones and assigned tasks on the </w:t>
        </w:r>
        <w:r w:rsidDel="00000000" w:rsidR="00000000" w:rsidRPr="00000000">
          <w:fldChar w:fldCharType="begin"/>
        </w:r>
        <w:r w:rsidDel="00000000" w:rsidR="00000000" w:rsidRPr="00000000">
          <w:instrText xml:space="preserve">HYPERLINK "https://app.asana.com/0/1209419031952123/1209425677789611"</w:instrText>
        </w:r>
        <w:r w:rsidDel="00000000" w:rsidR="00000000" w:rsidRPr="00000000">
          <w:fldChar w:fldCharType="separate"/>
        </w:r>
        <w:r w:rsidDel="00000000" w:rsidR="00000000" w:rsidRPr="00000000">
          <w:rPr>
            <w:b w:val="1"/>
            <w:sz w:val="24"/>
            <w:szCs w:val="24"/>
            <w:rtl w:val="0"/>
          </w:rPr>
          <w:t xml:space="preserve">SV Accelerator Asana project plan</w:t>
        </w:r>
        <w:r w:rsidDel="00000000" w:rsidR="00000000" w:rsidRPr="00000000">
          <w:fldChar w:fldCharType="end"/>
        </w:r>
        <w:r w:rsidDel="00000000" w:rsidR="00000000" w:rsidRPr="00000000">
          <w:fldChar w:fldCharType="begin"/>
        </w:r>
        <w:r w:rsidDel="00000000" w:rsidR="00000000" w:rsidRPr="00000000">
          <w:instrText xml:space="preserve">HYPERLINK "https://app.asana.com/0/1209419031952123/1209425677789611"</w:instrText>
        </w:r>
        <w:r w:rsidDel="00000000" w:rsidR="00000000" w:rsidRPr="00000000">
          <w:fldChar w:fldCharType="separate"/>
        </w:r>
        <w:r w:rsidDel="00000000" w:rsidR="00000000" w:rsidRPr="00000000">
          <w:rPr>
            <w:b w:val="1"/>
            <w:sz w:val="24"/>
            <w:szCs w:val="24"/>
            <w:rtl w:val="0"/>
          </w:rPr>
          <w:t xml:space="preserve">.</w:t>
        </w:r>
        <w:r w:rsidDel="00000000" w:rsidR="00000000" w:rsidRPr="00000000">
          <w:fldChar w:fldCharType="end"/>
        </w:r>
        <w:r w:rsidDel="00000000" w:rsidR="00000000" w:rsidRPr="00000000">
          <w:fldChar w:fldCharType="begin"/>
          <w:instrText xml:space="preserve"> HYPERLINK "https://sempervirensvc.sharepoint.com/:p:/r/sites/OutsideAdvisors/Shared%20Documents/SemperVirens%20Investment%20Advisors/Ecosystem/Accelerator/SemperVirens-Accelerator-Naming-Recommendation.pptx?d=wa8d95b75151f42d182382e09db6798e5&amp;csf=1&amp;web=1&amp;e=JusMFx" </w:instrText>
          <w:fldChar w:fldCharType="separate"/>
        </w:r>
        <w:r w:rsidDel="00000000" w:rsidR="00000000" w:rsidRPr="00000000">
          <w:rPr>
            <w:rtl w:val="0"/>
          </w:rPr>
        </w:r>
      </w:ins>
    </w:p>
    <w:p w:rsidR="00000000" w:rsidDel="00000000" w:rsidP="00000000" w:rsidRDefault="00000000" w:rsidRPr="00000000" w14:paraId="00000287">
      <w:pPr>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88">
      <w:pPr>
        <w:rPr>
          <w:ins w:author="Dalton Dahms-Shermer" w:id="4" w:date="2025-02-28T13:12:36Z"/>
          <w:b w:val="1"/>
          <w:sz w:val="24"/>
          <w:szCs w:val="24"/>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b w:val="1"/>
            <w:sz w:val="24"/>
            <w:szCs w:val="24"/>
            <w:rtl w:val="0"/>
          </w:rPr>
          <w:t xml:space="preserve">Progress Tracking:</w:t>
        </w:r>
        <w:r w:rsidDel="00000000" w:rsidR="00000000" w:rsidRPr="00000000">
          <w:fldChar w:fldCharType="end"/>
        </w:r>
        <w:r w:rsidDel="00000000" w:rsidR="00000000" w:rsidRPr="00000000">
          <w:rPr>
            <w:rtl w:val="0"/>
          </w:rPr>
        </w:r>
      </w:ins>
    </w:p>
    <w:p w:rsidR="00000000" w:rsidDel="00000000" w:rsidP="00000000" w:rsidRDefault="00000000" w:rsidRPr="00000000" w14:paraId="00000289">
      <w:pPr>
        <w:numPr>
          <w:ilvl w:val="0"/>
          <w:numId w:val="17"/>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Branding + Marketing Collateral</w:t>
        </w:r>
        <w:r w:rsidDel="00000000" w:rsidR="00000000" w:rsidRPr="00000000">
          <w:rPr>
            <w:b w:val="1"/>
            <w:sz w:val="24"/>
            <w:szCs w:val="24"/>
            <w:rtl w:val="0"/>
          </w:rPr>
          <w:t xml:space="preserve"> (Michele/Erin) | </w:t>
        </w:r>
        <w:r w:rsidDel="00000000" w:rsidR="00000000" w:rsidRPr="00000000">
          <w:rPr>
            <w:b w:val="1"/>
            <w:sz w:val="24"/>
            <w:szCs w:val="24"/>
            <w:rtl w:val="0"/>
          </w:rPr>
          <w:t xml:space="preserve">ON TRACK</w:t>
        </w:r>
      </w:ins>
    </w:p>
    <w:p w:rsidR="00000000" w:rsidDel="00000000" w:rsidP="00000000" w:rsidRDefault="00000000" w:rsidRPr="00000000" w14:paraId="0000028A">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Name confirmed:</w:t>
        </w:r>
        <w:r w:rsidDel="00000000" w:rsidR="00000000" w:rsidRPr="00000000">
          <w:rPr>
            <w:b w:val="1"/>
            <w:sz w:val="24"/>
            <w:szCs w:val="24"/>
            <w:rtl w:val="0"/>
          </w:rPr>
          <w:t xml:space="preserve"> SemperVirens Accelerator, powered by the SemperSystem</w:t>
        </w:r>
      </w:ins>
    </w:p>
    <w:p w:rsidR="00000000" w:rsidDel="00000000" w:rsidP="00000000" w:rsidRDefault="00000000" w:rsidRPr="00000000" w14:paraId="0000028B">
      <w:pPr>
        <w:numPr>
          <w:ilvl w:val="1"/>
          <w:numId w:val="17"/>
        </w:numPr>
        <w:ind w:left="1440" w:hanging="360"/>
        <w:rPr>
          <w:ins w:author="Dalton Dahms-Shermer" w:id="4" w:date="2025-02-28T13:12:36Z"/>
          <w:b w:val="1"/>
        </w:rPr>
      </w:pPr>
      <w:ins w:author="Dalton Dahms-Shermer" w:id="4" w:date="2025-02-28T13:12:36Z">
        <w:r w:rsidDel="00000000" w:rsidR="00000000" w:rsidRPr="00000000">
          <w:rPr>
            <w:b w:val="1"/>
            <w:sz w:val="24"/>
            <w:szCs w:val="24"/>
            <w:rtl w:val="0"/>
          </w:rPr>
          <w:t xml:space="preserve">Advisory name confirmed: </w:t>
        </w:r>
        <w:r w:rsidDel="00000000" w:rsidR="00000000" w:rsidRPr="00000000">
          <w:rPr>
            <w:b w:val="1"/>
            <w:sz w:val="24"/>
            <w:szCs w:val="24"/>
            <w:rtl w:val="0"/>
          </w:rPr>
          <w:t xml:space="preserve">Accelerator Advisor</w:t>
        </w:r>
      </w:ins>
    </w:p>
    <w:p w:rsidR="00000000" w:rsidDel="00000000" w:rsidP="00000000" w:rsidRDefault="00000000" w:rsidRPr="00000000" w14:paraId="0000028C">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Communication Deliverables (i.e. landing page, one pagers, slide decks, LinkedIn): </w:t>
        </w:r>
      </w:ins>
    </w:p>
    <w:p w:rsidR="00000000" w:rsidDel="00000000" w:rsidP="00000000" w:rsidRDefault="00000000" w:rsidRPr="00000000" w14:paraId="0000028D">
      <w:pPr>
        <w:numPr>
          <w:ilvl w:val="2"/>
          <w:numId w:val="17"/>
        </w:numPr>
        <w:ind w:left="216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Sequoia marketing team working on v.1 of the landing page on SemperVirens website</w:t>
        </w:r>
      </w:ins>
    </w:p>
    <w:p w:rsidR="00000000" w:rsidDel="00000000" w:rsidP="00000000" w:rsidRDefault="00000000" w:rsidRPr="00000000" w14:paraId="0000028E">
      <w:pPr>
        <w:numPr>
          <w:ilvl w:val="2"/>
          <w:numId w:val="17"/>
        </w:numPr>
        <w:ind w:left="216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Dalton preparing initial </w:t>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"https://sempervirensvc.sharepoint.com/:p:/r/sites/OutsideAdvisors/Shared%20Documents/SemperVirens%20Investment%20Advisors/Ecosystem/Accelerator/SemperVirens%20Summit%20Accelerator%20Slides.pptx?d=w242cf3fe9e544034a745876ca71cfe85&amp;csf=1&amp;web=1&amp;e=L3sMrx"</w:instrText>
        </w:r>
        <w:r w:rsidDel="00000000" w:rsidR="00000000" w:rsidRPr="00000000">
          <w:fldChar w:fldCharType="separate"/>
        </w:r>
        <w:r w:rsidDel="00000000" w:rsidR="00000000" w:rsidRPr="00000000">
          <w:rPr>
            <w:b w:val="1"/>
            <w:sz w:val="24"/>
            <w:szCs w:val="24"/>
            <w:rtl w:val="0"/>
          </w:rPr>
          <w:t xml:space="preserve">SemperVirens Summit slides</w:t>
        </w:r>
        <w:r w:rsidDel="00000000" w:rsidR="00000000" w:rsidRPr="00000000">
          <w:fldChar w:fldCharType="end"/>
        </w:r>
        <w:r w:rsidDel="00000000" w:rsidR="00000000" w:rsidRPr="00000000">
          <w:rPr>
            <w:b w:val="1"/>
            <w:sz w:val="24"/>
            <w:szCs w:val="24"/>
            <w:rtl w:val="0"/>
          </w:rPr>
          <w:t xml:space="preserve"> to review with Robby/Erin tomorrow</w:t>
        </w:r>
      </w:ins>
    </w:p>
    <w:p w:rsidR="00000000" w:rsidDel="00000000" w:rsidP="00000000" w:rsidRDefault="00000000" w:rsidRPr="00000000" w14:paraId="0000028F">
      <w:pPr>
        <w:numPr>
          <w:ilvl w:val="0"/>
          <w:numId w:val="17"/>
        </w:numPr>
        <w:ind w:left="720" w:hanging="360"/>
        <w:rPr>
          <w:ins w:author="Dalton Dahms-Shermer" w:id="4" w:date="2025-02-28T13:12:36Z"/>
        </w:rPr>
      </w:pPr>
      <w:ins w:author="Dalton Dahms-Shermer" w:id="4" w:date="2025-02-28T13:12:36Z">
        <w:r w:rsidDel="00000000" w:rsidR="00000000" w:rsidRPr="00000000">
          <w:rPr>
            <w:b w:val="1"/>
            <w:sz w:val="24"/>
            <w:szCs w:val="24"/>
            <w:rtl w:val="0"/>
          </w:rPr>
          <w:t xml:space="preserve">Partnerships</w:t>
        </w:r>
        <w:r w:rsidDel="00000000" w:rsidR="00000000" w:rsidRPr="00000000">
          <w:rPr>
            <w:b w:val="1"/>
            <w:sz w:val="24"/>
            <w:szCs w:val="24"/>
            <w:rtl w:val="0"/>
          </w:rPr>
          <w:t xml:space="preserve"> (Robby/Erin) | </w:t>
        </w:r>
        <w:r w:rsidDel="00000000" w:rsidR="00000000" w:rsidRPr="00000000">
          <w:rPr>
            <w:b w:val="1"/>
            <w:sz w:val="24"/>
            <w:szCs w:val="24"/>
            <w:rtl w:val="0"/>
          </w:rPr>
          <w:t xml:space="preserve">ON TRACK</w:t>
        </w:r>
      </w:ins>
    </w:p>
    <w:p w:rsidR="00000000" w:rsidDel="00000000" w:rsidP="00000000" w:rsidRDefault="00000000" w:rsidRPr="00000000" w14:paraId="00000290">
      <w:pPr>
        <w:numPr>
          <w:ilvl w:val="1"/>
          <w:numId w:val="17"/>
        </w:numPr>
        <w:ind w:left="1440" w:hanging="360"/>
        <w:rPr>
          <w:ins w:author="Dalton Dahms-Shermer" w:id="4" w:date="2025-02-28T13:12:36Z"/>
          <w:b w:val="1"/>
          <w:i w:val="1"/>
        </w:rPr>
      </w:pPr>
      <w:ins w:author="Dalton Dahms-Shermer" w:id="4" w:date="2025-02-28T13:12:36Z">
        <w:r w:rsidDel="00000000" w:rsidR="00000000" w:rsidRPr="00000000">
          <w:rPr>
            <w:b w:val="1"/>
            <w:sz w:val="24"/>
            <w:szCs w:val="24"/>
            <w:rtl w:val="0"/>
          </w:rPr>
          <w:t xml:space="preserve">Officially held our 1st SVA partnership kick off with Sequoia, with lots of excitement following! </w:t>
        </w:r>
      </w:ins>
    </w:p>
    <w:p w:rsidR="00000000" w:rsidDel="00000000" w:rsidP="00000000" w:rsidRDefault="00000000" w:rsidRPr="00000000" w14:paraId="00000291">
      <w:pPr>
        <w:numPr>
          <w:ilvl w:val="1"/>
          <w:numId w:val="17"/>
        </w:numPr>
        <w:ind w:left="1440" w:hanging="360"/>
        <w:rPr>
          <w:ins w:author="Dalton Dahms-Shermer" w:id="4" w:date="2025-02-28T13:12:36Z"/>
        </w:rPr>
      </w:pPr>
      <w:ins w:author="Dalton Dahms-Shermer" w:id="4" w:date="2025-02-28T13:12:36Z">
        <w:r w:rsidDel="00000000" w:rsidR="00000000" w:rsidRPr="00000000">
          <w:rPr>
            <w:b w:val="1"/>
            <w:sz w:val="24"/>
            <w:szCs w:val="24"/>
            <w:rtl w:val="0"/>
          </w:rPr>
          <w:t xml:space="preserve">Good news - everyone is super excited (see updates below)</w:t>
        </w:r>
      </w:ins>
    </w:p>
    <w:p w:rsidR="00000000" w:rsidDel="00000000" w:rsidP="00000000" w:rsidRDefault="00000000" w:rsidRPr="00000000" w14:paraId="00000292">
      <w:pPr>
        <w:numPr>
          <w:ilvl w:val="1"/>
          <w:numId w:val="17"/>
        </w:numPr>
        <w:ind w:left="1440" w:hanging="360"/>
        <w:rPr>
          <w:ins w:author="Dalton Dahms-Shermer" w:id="4" w:date="2025-02-28T13:12:36Z"/>
          <w:u w:val="none"/>
        </w:rPr>
      </w:pPr>
      <w:ins w:author="Dalton Dahms-Shermer" w:id="4" w:date="2025-02-28T13:12:36Z">
        <w:r w:rsidDel="00000000" w:rsidR="00000000" w:rsidRPr="00000000">
          <w:rPr>
            <w:b w:val="1"/>
            <w:sz w:val="24"/>
            <w:szCs w:val="24"/>
            <w:rtl w:val="0"/>
          </w:rPr>
          <w:t xml:space="preserve">Conversations continuing this week</w:t>
        </w:r>
        <w:r w:rsidDel="00000000" w:rsidR="00000000" w:rsidRPr="00000000">
          <w:rPr>
            <w:rtl w:val="0"/>
          </w:rPr>
        </w:r>
      </w:ins>
    </w:p>
    <w:p w:rsidR="00000000" w:rsidDel="00000000" w:rsidP="00000000" w:rsidRDefault="00000000" w:rsidRPr="00000000" w14:paraId="00000293">
      <w:pPr>
        <w:ind w:left="0" w:firstLine="0"/>
        <w:rPr>
          <w:ins w:author="Dalton Dahms-Shermer" w:id="4" w:date="2025-02-28T13:12:36Z"/>
          <w:b w:val="1"/>
          <w:sz w:val="24"/>
          <w:szCs w:val="24"/>
        </w:rPr>
      </w:pPr>
      <w:ins w:author="Dalton Dahms-Shermer" w:id="4" w:date="2025-02-28T13:12:36Z">
        <w:r w:rsidDel="00000000" w:rsidR="00000000" w:rsidRPr="00000000">
          <w:rPr>
            <w:rtl w:val="0"/>
          </w:rPr>
        </w:r>
      </w:ins>
    </w:p>
    <w:p w:rsidR="00000000" w:rsidDel="00000000" w:rsidP="00000000" w:rsidRDefault="00000000" w:rsidRPr="00000000" w14:paraId="00000294">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PrChange w:author="Dalton Dahms-Shermer" w:id="5" w:date="2025-02-28T13:12:36Z">
              <w:rPr>
                <w:b w:val="1"/>
                <w:sz w:val="24"/>
                <w:szCs w:val="24"/>
              </w:rPr>
            </w:rPrChange>
          </w:rPr>
          <w:drawing>
            <wp:inline distB="114300" distT="114300" distL="114300" distR="114300">
              <wp:extent cx="17849850" cy="55626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7849850" cy="5562600"/>
                      </a:xfrm>
                      <a:prstGeom prst="rect"/>
                      <a:ln/>
                    </pic:spPr>
                  </pic:pic>
                </a:graphicData>
              </a:graphic>
            </wp:inline>
          </w:drawing>
        </w:r>
        <w:r w:rsidDel="00000000" w:rsidR="00000000" w:rsidRPr="00000000">
          <w:rPr>
            <w:rtl w:val="0"/>
          </w:rPr>
        </w:r>
      </w:ins>
    </w:p>
    <w:p w:rsidR="00000000" w:rsidDel="00000000" w:rsidP="00000000" w:rsidRDefault="00000000" w:rsidRPr="00000000" w14:paraId="00000295">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96">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Announcements</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297">
      <w:pPr>
        <w:numPr>
          <w:ilvl w:val="1"/>
          <w:numId w:val="17"/>
        </w:numPr>
        <w:ind w:left="1440" w:hanging="360"/>
        <w:rPr>
          <w:ins w:author="Dalton Dahms-Shermer" w:id="4" w:date="2025-02-28T13:12:36Z"/>
          <w:b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Transform - March 17th - 18th: </w:t>
        </w:r>
        <w:r w:rsidDel="00000000" w:rsidR="00000000" w:rsidRPr="00000000">
          <w:rPr>
            <w:rtl w:val="0"/>
          </w:rPr>
        </w:r>
      </w:ins>
    </w:p>
    <w:p w:rsidR="00000000" w:rsidDel="00000000" w:rsidP="00000000" w:rsidRDefault="00000000" w:rsidRPr="00000000" w14:paraId="00000298">
      <w:pPr>
        <w:numPr>
          <w:ilvl w:val="2"/>
          <w:numId w:val="17"/>
        </w:numPr>
        <w:ind w:left="2160" w:hanging="360"/>
        <w:rPr>
          <w:ins w:author="Dalton Dahms-Shermer" w:id="4" w:date="2025-02-28T13:12:36Z"/>
          <w:b w:val="1"/>
          <w:u w:val="none"/>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"https://sempervirensvc.sharepoint.com/:p:/r/sites/OutsideAdvisors/Shared%20Documents/SemperVirens%20Investment%20Advisors/Ecosystem/Accelerator/SemperVirens%20Summit%20Accelerator%20Slides.pptx?d=w242cf3fe9e544034a745876ca71cfe85&amp;csf=1&amp;web=1&amp;e=v660bT"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SemperVirens </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"https://sempervirensvc.sharepoint.com/:p:/r/sites/OutsideAdvisors/Shared%20Documents/SemperVirens%20Investment%20Advisors/Ecosystem/Accelerator/SemperVirens%20Summit%20Accelerator%20Slides.pptx?d=w242cf3fe9e544034a745876ca71cfe85&amp;csf=1&amp;web=1&amp;e=v660bT"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Summit, CEO Summit + AGM slides</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"https://sempervirensvc.sharepoint.com/:p:/r/sites/OutsideAdvisors/Shared%20Documents/SemperVirens%20Investment%20Advisors/Ecosystem/Accelerator/SemperVirens%20Summit%20Accelerator%20Slides.pptx?d=w242cf3fe9e544034a745876ca71cfe85&amp;csf=1&amp;web=1&amp;e=v660bT"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"https://sempervirensvc.sharepoint.com/:p:/r/sites/OutsideAdvisors/Shared%20Documents/SemperVirens%20Investment%20Advisors/Ecosystem/Accelerator/SemperVirens%20Summit%20Accelerator%20Slides.pptx?d=w242cf3fe9e544034a745876ca71cfe85&amp;csf=1&amp;web=1&amp;e=v660bT"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WIP</w:t>
        </w:r>
        <w:r w:rsidDel="00000000" w:rsidR="00000000" w:rsidRPr="00000000">
          <w:fldChar w:fldCharType="end"/>
        </w:r>
        <w:r w:rsidDel="00000000" w:rsidR="00000000" w:rsidRPr="00000000">
          <w:rPr>
            <w:rtl w:val="0"/>
          </w:rPr>
        </w:r>
      </w:ins>
    </w:p>
    <w:p w:rsidR="00000000" w:rsidDel="00000000" w:rsidP="00000000" w:rsidRDefault="00000000" w:rsidRPr="00000000" w14:paraId="00000299">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Standing up landing page with marketing team assistance:</w:t>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V.1 Landing Page + One Pager </w:t>
        </w:r>
        <w:r w:rsidDel="00000000" w:rsidR="00000000" w:rsidRPr="00000000">
          <w:fldChar w:fldCharType="end"/>
        </w:r>
        <w:r w:rsidDel="00000000" w:rsidR="00000000" w:rsidRPr="00000000">
          <w:fldChar w:fldCharType="begin"/>
          <w:instrText xml:space="preserve"> HYPERLINK "https://docs.google.com/document/d/10zLeXMohYlEkom-vmM82OivYhBmxGA61LAFFW3TPCJ4/edit?usp=sharing" </w:instrText>
          <w:fldChar w:fldCharType="separate"/>
        </w:r>
        <w:r w:rsidDel="00000000" w:rsidR="00000000" w:rsidRPr="00000000">
          <w:rPr>
            <w:rtl w:val="0"/>
            <w:rPrChange w:author="Dalton Dahms-Shermer" w:id="5" w:date="2025-02-28T13:12:36Z">
              <w:rPr>
                <w:b w:val="1"/>
                <w:sz w:val="24"/>
                <w:szCs w:val="24"/>
              </w:rPr>
            </w:rPrChange>
          </w:rPr>
          <w:t xml:space="preserve">WIP</w:t>
        </w:r>
      </w:ins>
    </w:p>
    <w:p w:rsidR="00000000" w:rsidDel="00000000" w:rsidP="00000000" w:rsidRDefault="00000000" w:rsidRPr="00000000" w14:paraId="0000029A">
      <w:pPr>
        <w:numPr>
          <w:ilvl w:val="2"/>
          <w:numId w:val="17"/>
        </w:numPr>
        <w:ind w:left="2160" w:hanging="360"/>
        <w:rPr>
          <w:ins w:author="Dalton Dahms-Shermer" w:id="4" w:date="2025-02-28T13:12:36Z"/>
        </w:rPr>
      </w:pPr>
      <w:r w:rsidDel="00000000" w:rsidR="00000000" w:rsidRPr="00000000">
        <w:fldChar w:fldCharType="end"/>
      </w:r>
      <w:ins w:author="Dalton Dahms-Shermer" w:id="4" w:date="2025-02-28T13:12:36Z">
        <w:r w:rsidDel="00000000" w:rsidR="00000000" w:rsidRPr="00000000">
          <w:rPr>
            <w:rtl w:val="0"/>
            <w:rPrChange w:author="Dalton Dahms-Shermer" w:id="5" w:date="2025-02-28T13:12:36Z">
              <w:rPr>
                <w:b w:val="1"/>
                <w:sz w:val="24"/>
                <w:szCs w:val="24"/>
              </w:rPr>
            </w:rPrChange>
          </w:rPr>
          <w:t xml:space="preserve">TBD: QR Code Stickers</w:t>
        </w:r>
        <w:r w:rsidDel="00000000" w:rsidR="00000000" w:rsidRPr="00000000">
          <w:rPr>
            <w:rtl w:val="0"/>
          </w:rPr>
        </w:r>
      </w:ins>
    </w:p>
    <w:p w:rsidR="00000000" w:rsidDel="00000000" w:rsidP="00000000" w:rsidRDefault="00000000" w:rsidRPr="00000000" w14:paraId="0000029B">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April 8th: </w:t>
        </w:r>
      </w:ins>
    </w:p>
    <w:p w:rsidR="00000000" w:rsidDel="00000000" w:rsidP="00000000" w:rsidRDefault="00000000" w:rsidRPr="00000000" w14:paraId="0000029C">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V.2 Landing Page</w:t>
        </w:r>
      </w:ins>
    </w:p>
    <w:p w:rsidR="00000000" w:rsidDel="00000000" w:rsidP="00000000" w:rsidRDefault="00000000" w:rsidRPr="00000000" w14:paraId="0000029D">
      <w:pPr>
        <w:numPr>
          <w:ilvl w:val="2"/>
          <w:numId w:val="17"/>
        </w:numPr>
        <w:ind w:left="2160" w:hanging="360"/>
        <w:rPr>
          <w:ins w:author="Dalton Dahms-Shermer" w:id="4" w:date="2025-02-28T13:12:36Z"/>
          <w:u w:val="none"/>
        </w:rPr>
      </w:pPr>
      <w:ins w:author="Dalton Dahms-Shermer" w:id="4" w:date="2025-02-28T13:12:36Z">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Outreach and Communications Plan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WIP</w:t>
        </w:r>
        <w:r w:rsidDel="00000000" w:rsidR="00000000" w:rsidRPr="00000000">
          <w:fldChar w:fldCharType="end"/>
        </w:r>
        <w:r w:rsidDel="00000000" w:rsidR="00000000" w:rsidRPr="00000000">
          <w:rPr>
            <w:rtl w:val="0"/>
          </w:rPr>
        </w:r>
      </w:ins>
    </w:p>
    <w:p w:rsidR="00000000" w:rsidDel="00000000" w:rsidP="00000000" w:rsidRDefault="00000000" w:rsidRPr="00000000" w14:paraId="0000029E">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Application/Sourcing</w:t>
        </w:r>
        <w:r w:rsidDel="00000000" w:rsidR="00000000" w:rsidRPr="00000000">
          <w:rPr>
            <w:rtl w:val="0"/>
            <w:rPrChange w:author="Dalton Dahms-Shermer" w:id="5" w:date="2025-02-28T13:12:36Z">
              <w:rPr>
                <w:b w:val="1"/>
                <w:sz w:val="24"/>
                <w:szCs w:val="24"/>
              </w:rPr>
            </w:rPrChange>
          </w:rPr>
          <w:t xml:space="preserve"> (Emily/Erin)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29F">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v.1 of application form on Qualtrics, v.2 based on Raquel/Allison feedback in the works</w:t>
        </w:r>
      </w:ins>
    </w:p>
    <w:p w:rsidR="00000000" w:rsidDel="00000000" w:rsidP="00000000" w:rsidRDefault="00000000" w:rsidRPr="00000000" w14:paraId="000002A0">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(Raquel + Allison) identifying pipeline companies for MVP, building process for repeat sourcing and selection</w:t>
        </w:r>
      </w:ins>
    </w:p>
    <w:p w:rsidR="00000000" w:rsidDel="00000000" w:rsidP="00000000" w:rsidRDefault="00000000" w:rsidRPr="00000000" w14:paraId="000002A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A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PrChange w:author="Dalton Dahms-Shermer" w:id="5" w:date="2025-02-28T13:12:36Z">
              <w:rPr>
                <w:b w:val="1"/>
                <w:sz w:val="24"/>
                <w:szCs w:val="24"/>
              </w:rPr>
            </w:rPrChange>
          </w:rPr>
          <w:drawing>
            <wp:inline distB="114300" distT="114300" distL="114300" distR="114300">
              <wp:extent cx="13163550" cy="748665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3163550" cy="7486650"/>
                      </a:xfrm>
                      <a:prstGeom prst="rect"/>
                      <a:ln/>
                    </pic:spPr>
                  </pic:pic>
                </a:graphicData>
              </a:graphic>
            </wp:inline>
          </w:drawing>
        </w:r>
        <w:r w:rsidDel="00000000" w:rsidR="00000000" w:rsidRPr="00000000">
          <w:rPr>
            <w:rtl w:val="0"/>
          </w:rPr>
        </w:r>
      </w:ins>
    </w:p>
    <w:p w:rsidR="00000000" w:rsidDel="00000000" w:rsidP="00000000" w:rsidRDefault="00000000" w:rsidRPr="00000000" w14:paraId="000002A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A4">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A5">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Legal</w:t>
        </w:r>
        <w:r w:rsidDel="00000000" w:rsidR="00000000" w:rsidRPr="00000000">
          <w:rPr>
            <w:rtl w:val="0"/>
            <w:rPrChange w:author="Dalton Dahms-Shermer" w:id="5" w:date="2025-02-28T13:12:36Z">
              <w:rPr>
                <w:b w:val="1"/>
                <w:sz w:val="24"/>
                <w:szCs w:val="24"/>
              </w:rPr>
            </w:rPrChange>
          </w:rPr>
          <w:t xml:space="preserve"> (Richard/Steve/Erin)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2A6">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exploring legal requirements for application page (i.e. Acknowledgement of agreements, consents/privacy, TNS), need by EOW</w:t>
        </w:r>
      </w:ins>
    </w:p>
    <w:p w:rsidR="00000000" w:rsidDel="00000000" w:rsidP="00000000" w:rsidRDefault="00000000" w:rsidRPr="00000000" w14:paraId="000002A7">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starting draft contracts</w:t>
        </w:r>
      </w:ins>
    </w:p>
    <w:p w:rsidR="00000000" w:rsidDel="00000000" w:rsidP="00000000" w:rsidRDefault="00000000" w:rsidRPr="00000000" w14:paraId="000002A8">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creating specific language for any attorney advisors claiming that we are not offering legal advice, not a law firm, etc. </w:t>
        </w:r>
      </w:ins>
    </w:p>
    <w:p w:rsidR="00000000" w:rsidDel="00000000" w:rsidP="00000000" w:rsidRDefault="00000000" w:rsidRPr="00000000" w14:paraId="000002A9">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A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w:t>
        </w:r>
      </w:ins>
    </w:p>
    <w:p w:rsidR="00000000" w:rsidDel="00000000" w:rsidP="00000000" w:rsidRDefault="00000000" w:rsidRPr="00000000" w14:paraId="000002AB">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 conversations continuing</w:t>
        </w:r>
      </w:ins>
    </w:p>
    <w:p w:rsidR="00000000" w:rsidDel="00000000" w:rsidP="00000000" w:rsidRDefault="00000000" w:rsidRPr="00000000" w14:paraId="000002AC">
      <w:pPr>
        <w:numPr>
          <w:ilvl w:val="1"/>
          <w:numId w:val="6"/>
        </w:numPr>
        <w:ind w:left="1440" w:hanging="360"/>
        <w:rPr>
          <w:ins w:author="Dalton Dahms-Shermer" w:id="4" w:date="2025-02-28T13:12:36Z"/>
          <w:b w:val="1"/>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Final </w:t>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"https://sempervirensvc.sharepoint.com/:p:/r/sites/OutsideAdvisors/Shared%20Documents/SemperVirens%20Investment%20Advisors/Ecosystem/Accelerator/SemperVirens%20Accelerator_%20LP%20Partner%20Preview.pptx?d=w0b7dec2615a34a7a844af3e5358a0190&amp;csf=1&amp;web=1&amp;e=eX7Q4N"</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Preview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AD">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Transform </w:t>
        </w:r>
        <w:r w:rsidDel="00000000" w:rsidR="00000000" w:rsidRPr="00000000">
          <w:rPr>
            <w:rtl w:val="0"/>
            <w:rPrChange w:author="Dalton Dahms-Shermer" w:id="5" w:date="2025-02-28T13:12:36Z">
              <w:rPr>
                <w:b w:val="1"/>
                <w:sz w:val="24"/>
                <w:szCs w:val="24"/>
              </w:rPr>
            </w:rPrChange>
          </w:rPr>
          <w:t xml:space="preserve">Marketing Collateral </w:t>
        </w:r>
      </w:ins>
    </w:p>
    <w:p w:rsidR="00000000" w:rsidDel="00000000" w:rsidP="00000000" w:rsidRDefault="00000000" w:rsidRPr="00000000" w14:paraId="000002AE">
      <w:pPr>
        <w:numPr>
          <w:ilvl w:val="1"/>
          <w:numId w:val="6"/>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MUST HAVE:</w:t>
        </w:r>
      </w:ins>
    </w:p>
    <w:p w:rsidR="00000000" w:rsidDel="00000000" w:rsidP="00000000" w:rsidRDefault="00000000" w:rsidRPr="00000000" w14:paraId="000002AF">
      <w:pPr>
        <w:numPr>
          <w:ilvl w:val="2"/>
          <w:numId w:val="6"/>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V.1 Landing Page</w:t>
        </w:r>
      </w:ins>
    </w:p>
    <w:p w:rsidR="00000000" w:rsidDel="00000000" w:rsidP="00000000" w:rsidRDefault="00000000" w:rsidRPr="00000000" w14:paraId="000002B0">
      <w:pPr>
        <w:numPr>
          <w:ilvl w:val="2"/>
          <w:numId w:val="6"/>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One Pager</w:t>
        </w:r>
      </w:ins>
    </w:p>
    <w:p w:rsidR="00000000" w:rsidDel="00000000" w:rsidP="00000000" w:rsidRDefault="00000000" w:rsidRPr="00000000" w14:paraId="000002B1">
      <w:pPr>
        <w:numPr>
          <w:ilvl w:val="2"/>
          <w:numId w:val="6"/>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SemperSummit Slides, CEO Slides, AGM Slides</w:t>
        </w:r>
      </w:ins>
    </w:p>
    <w:p w:rsidR="00000000" w:rsidDel="00000000" w:rsidP="00000000" w:rsidRDefault="00000000" w:rsidRPr="00000000" w14:paraId="000002B2">
      <w:pPr>
        <w:numPr>
          <w:ilvl w:val="1"/>
          <w:numId w:val="6"/>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Other:</w:t>
        </w:r>
      </w:ins>
    </w:p>
    <w:p w:rsidR="00000000" w:rsidDel="00000000" w:rsidP="00000000" w:rsidRDefault="00000000" w:rsidRPr="00000000" w14:paraId="000002B3">
      <w:pPr>
        <w:numPr>
          <w:ilvl w:val="2"/>
          <w:numId w:val="6"/>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Landing Page</w:t>
        </w:r>
        <w:r w:rsidDel="00000000" w:rsidR="00000000" w:rsidRPr="00000000">
          <w:fldChar w:fldCharType="end"/>
        </w:r>
        <w:r w:rsidDel="00000000" w:rsidR="00000000" w:rsidRPr="00000000">
          <w:rPr>
            <w:rtl w:val="0"/>
          </w:rPr>
        </w:r>
      </w:ins>
    </w:p>
    <w:p w:rsidR="00000000" w:rsidDel="00000000" w:rsidP="00000000" w:rsidRDefault="00000000" w:rsidRPr="00000000" w14:paraId="000002B4">
      <w:pPr>
        <w:numPr>
          <w:ilvl w:val="2"/>
          <w:numId w:val="6"/>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Application</w:t>
        </w:r>
        <w:r w:rsidDel="00000000" w:rsidR="00000000" w:rsidRPr="00000000">
          <w:fldChar w:fldCharType="end"/>
        </w:r>
        <w:r w:rsidDel="00000000" w:rsidR="00000000" w:rsidRPr="00000000">
          <w:rPr>
            <w:rtl w:val="0"/>
          </w:rPr>
        </w:r>
      </w:ins>
    </w:p>
    <w:p w:rsidR="00000000" w:rsidDel="00000000" w:rsidP="00000000" w:rsidRDefault="00000000" w:rsidRPr="00000000" w14:paraId="000002B5">
      <w:pPr>
        <w:numPr>
          <w:ilvl w:val="2"/>
          <w:numId w:val="6"/>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B6">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PTP partnership conversations</w:t>
        </w:r>
      </w:ins>
    </w:p>
    <w:p w:rsidR="00000000" w:rsidDel="00000000" w:rsidP="00000000" w:rsidRDefault="00000000" w:rsidRPr="00000000" w14:paraId="000002B7">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Executive Advisory Outreach </w:t>
        </w:r>
      </w:ins>
    </w:p>
    <w:p w:rsidR="00000000" w:rsidDel="00000000" w:rsidP="00000000" w:rsidRDefault="00000000" w:rsidRPr="00000000" w14:paraId="000002B8">
      <w:pPr>
        <w:numPr>
          <w:ilvl w:val="1"/>
          <w:numId w:val="6"/>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Erin to send outreach to our executive advisors to share a preview on Friday ahead of Transform</w:t>
        </w:r>
      </w:ins>
    </w:p>
    <w:p w:rsidR="00000000" w:rsidDel="00000000" w:rsidP="00000000" w:rsidRDefault="00000000" w:rsidRPr="00000000" w14:paraId="000002B9">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ins>
    </w:p>
    <w:p w:rsidR="00000000" w:rsidDel="00000000" w:rsidP="00000000" w:rsidRDefault="00000000" w:rsidRPr="00000000" w14:paraId="000002BA">
      <w:pPr>
        <w:numPr>
          <w:ilvl w:val="0"/>
          <w:numId w:val="5"/>
        </w:numPr>
        <w:ind w:left="720" w:hanging="360"/>
        <w:rPr>
          <w:ins w:author="Dalton Dahms-Shermer" w:id="4" w:date="2025-02-28T13:12:36Z"/>
        </w:rPr>
      </w:pP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Strategy + Project Master Doc</w:t>
        </w:r>
      </w:ins>
    </w:p>
    <w:p w:rsidR="00000000" w:rsidDel="00000000" w:rsidP="00000000" w:rsidRDefault="00000000" w:rsidRPr="00000000" w14:paraId="000002BB">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BC">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"https://sempervirensvc.sharepoint.com/:p:/r/sites/OutsideAdvisors/Shared%20Documents/SemperVirens%20Investment%20Advisors/Ecosystem/Accelerator/SemperVirens-Accelerator-Naming-Recommendation.pptx?d=wa8d95b75151f42d182382e09db6798e5&amp;csf=1&amp;web=1&amp;e=JusMFx"</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Accelerator Naming Recommendations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BD">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2BE">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2BF">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"https://docs.google.com/document/d/1yk08bJxSnbDwuWMpTLTLG6t620Pq6uJVlVin-3tt8Fk/edit?usp=sharing"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Communications</w:t>
        </w:r>
        <w:r w:rsidDel="00000000" w:rsidR="00000000" w:rsidRPr="00000000">
          <w:fldChar w:fldCharType="end"/>
        </w:r>
        <w:r w:rsidDel="00000000" w:rsidR="00000000" w:rsidRPr="00000000">
          <w:rPr>
            <w:rtl w:val="0"/>
          </w:rPr>
        </w:r>
      </w:ins>
    </w:p>
    <w:p w:rsidR="00000000" w:rsidDel="00000000" w:rsidP="00000000" w:rsidRDefault="00000000" w:rsidRPr="00000000" w14:paraId="000002C0">
      <w:pPr>
        <w:numPr>
          <w:ilvl w:val="0"/>
          <w:numId w:val="5"/>
        </w:numPr>
        <w:ind w:left="72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"https://sempervirensvc.sharepoint.com/:p:/r/sites/OutsideAdvisors/Shared%20Documents/SemperVirens%20Investment%20Advisors/Ecosystem/Accelerator/SemperVirens%20Accelerator_%20LP%20Partner%20Preview.pptx?d=w0b7dec2615a34a7a844af3e5358a0190&amp;csf=1&amp;web=1&amp;e=eX7Q4N"</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2C1">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"https://docs.google.com/document/d/1pX21UH_vc_twbuXUTHdOl7UssQ7CV50tK04zOrowMZ4/edit?usp=sharing"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Materials</w:t>
        </w:r>
      </w:ins>
    </w:p>
    <w:p w:rsidR="00000000" w:rsidDel="00000000" w:rsidP="00000000" w:rsidRDefault="00000000" w:rsidRPr="00000000" w14:paraId="000002C2">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"https://sequoiaconsulting.qualtrics.com/jfe/preview/previewId/c683348d-d6cb-4d0c-9407-2ce5059a068b/SV_1HPfNW9ieROnS5w?Q_CHL=preview&amp;Q_SurveyVersionID=current"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Qualtrics Form</w:t>
        </w:r>
        <w:r w:rsidDel="00000000" w:rsidR="00000000" w:rsidRPr="00000000">
          <w:fldChar w:fldCharType="end"/>
        </w:r>
        <w:r w:rsidDel="00000000" w:rsidR="00000000" w:rsidRPr="00000000">
          <w:rPr>
            <w:rtl w:val="0"/>
          </w:rPr>
        </w:r>
      </w:ins>
    </w:p>
    <w:p w:rsidR="00000000" w:rsidDel="00000000" w:rsidP="00000000" w:rsidRDefault="00000000" w:rsidRPr="00000000" w14:paraId="000002C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C4">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Let me know if you have any immediate questions or concerns. </w:t>
        </w:r>
      </w:ins>
    </w:p>
    <w:p w:rsidR="00000000" w:rsidDel="00000000" w:rsidP="00000000" w:rsidRDefault="00000000" w:rsidRPr="00000000" w14:paraId="000002C5">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C6">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Best,</w:t>
        </w:r>
      </w:ins>
    </w:p>
    <w:p w:rsidR="00000000" w:rsidDel="00000000" w:rsidP="00000000" w:rsidRDefault="00000000" w:rsidRPr="00000000" w14:paraId="000002C7">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w:t>
        </w:r>
      </w:ins>
    </w:p>
    <w:p w:rsidR="00000000" w:rsidDel="00000000" w:rsidP="00000000" w:rsidRDefault="00000000" w:rsidRPr="00000000" w14:paraId="000002C8">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C9">
      <w:pPr>
        <w:pStyle w:val="Heading2"/>
        <w:spacing w:before="240" w:lineRule="auto"/>
        <w:rPr>
          <w:ins w:author="Dalton Dahms-Shermer" w:id="4" w:date="2025-02-28T13:12:36Z"/>
          <w:rPrChange w:author="Dalton Dahms-Shermer" w:id="5" w:date="2025-02-28T13:12:36Z">
            <w:rPr>
              <w:b w:val="1"/>
              <w:sz w:val="24"/>
              <w:szCs w:val="24"/>
            </w:rPr>
          </w:rPrChange>
        </w:rPr>
      </w:pPr>
      <w:ins w:author="Dalton Dahms-Shermer" w:id="4" w:date="2025-02-28T13:12:36Z">
        <w:bookmarkStart w:colFirst="0" w:colLast="0" w:name="_1gzqz5x217ik" w:id="13"/>
        <w:bookmarkEnd w:id="13"/>
        <w:r w:rsidDel="00000000" w:rsidR="00000000" w:rsidRPr="00000000">
          <w:rPr>
            <w:rtl w:val="0"/>
            <w:rPrChange w:author="Dalton Dahms-Shermer" w:id="5" w:date="2025-02-28T13:12:36Z">
              <w:rPr>
                <w:b w:val="1"/>
                <w:sz w:val="24"/>
                <w:szCs w:val="24"/>
              </w:rPr>
            </w:rPrChange>
          </w:rPr>
          <w:t xml:space="preserve">Update Email - Tuesday, March </w:t>
        </w:r>
        <w:r w:rsidDel="00000000" w:rsidR="00000000" w:rsidRPr="00000000">
          <w:rPr>
            <w:rtl w:val="0"/>
            <w:rPrChange w:author="Dalton Dahms-Shermer" w:id="5" w:date="2025-02-28T13:12:36Z">
              <w:rPr>
                <w:b w:val="1"/>
                <w:sz w:val="24"/>
                <w:szCs w:val="24"/>
              </w:rPr>
            </w:rPrChange>
          </w:rPr>
          <w:t xml:space="preserve">25</w:t>
        </w:r>
      </w:ins>
    </w:p>
    <w:p w:rsidR="00000000" w:rsidDel="00000000" w:rsidP="00000000" w:rsidRDefault="00000000" w:rsidRPr="00000000" w14:paraId="000002C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C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Hi team -</w:t>
        </w:r>
        <w:r w:rsidDel="00000000" w:rsidR="00000000" w:rsidRPr="00000000">
          <w:rPr>
            <w:rtl w:val="0"/>
          </w:rPr>
        </w:r>
      </w:ins>
    </w:p>
    <w:p w:rsidR="00000000" w:rsidDel="00000000" w:rsidP="00000000" w:rsidRDefault="00000000" w:rsidRPr="00000000" w14:paraId="000002C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C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Hope everyone is rested following an exciting Transform week! Providing a brief SVA update for team visibility. </w:t>
        </w:r>
      </w:ins>
    </w:p>
    <w:p w:rsidR="00000000" w:rsidDel="00000000" w:rsidP="00000000" w:rsidRDefault="00000000" w:rsidRPr="00000000" w14:paraId="000002C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CF">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Congrats to everyone on a well executed </w:t>
        </w:r>
        <w:r w:rsidDel="00000000" w:rsidR="00000000" w:rsidRPr="00000000">
          <w:rPr>
            <w:rtl w:val="0"/>
            <w:rPrChange w:author="Dalton Dahms-Shermer" w:id="5" w:date="2025-02-28T13:12:36Z">
              <w:rPr>
                <w:b w:val="1"/>
                <w:sz w:val="24"/>
                <w:szCs w:val="24"/>
              </w:rPr>
            </w:rPrChange>
          </w:rPr>
          <w:t xml:space="preserve">announcement</w:t>
        </w:r>
        <w:r w:rsidDel="00000000" w:rsidR="00000000" w:rsidRPr="00000000">
          <w:rPr>
            <w:rtl w:val="0"/>
            <w:rPrChange w:author="Dalton Dahms-Shermer" w:id="5" w:date="2025-02-28T13:12:36Z">
              <w:rPr>
                <w:b w:val="1"/>
                <w:sz w:val="24"/>
                <w:szCs w:val="24"/>
              </w:rPr>
            </w:rPrChange>
          </w:rPr>
          <w:t xml:space="preserve"> of the SemperVirens Accelerator!!! We have received great initial feedback from the ecosystem, </w:t>
        </w:r>
        <w:r w:rsidDel="00000000" w:rsidR="00000000" w:rsidRPr="00000000">
          <w:rPr>
            <w:rtl w:val="0"/>
            <w:rPrChange w:author="Dalton Dahms-Shermer" w:id="5" w:date="2025-02-28T13:12:36Z">
              <w:rPr>
                <w:b w:val="1"/>
                <w:sz w:val="24"/>
                <w:szCs w:val="24"/>
              </w:rPr>
            </w:rPrChange>
          </w:rPr>
          <w:t xml:space="preserve">(4) </w:t>
        </w:r>
        <w:r w:rsidDel="00000000" w:rsidR="00000000" w:rsidRPr="00000000">
          <w:rPr>
            <w:rtl w:val="0"/>
            <w:rPrChange w:author="Dalton Dahms-Shermer" w:id="5" w:date="2025-02-28T13:12:36Z">
              <w:rPr>
                <w:b w:val="1"/>
                <w:sz w:val="24"/>
                <w:szCs w:val="24"/>
              </w:rPr>
            </w:rPrChange>
          </w:rPr>
          <w:t xml:space="preserve">initial submissions on the landing page to be notified on April 8th, and strategic partnership buy-in (i.e. MetLife is providing a 50 page document showcasing their internal accelerator program they ran a few years back).</w:t>
        </w:r>
      </w:ins>
    </w:p>
    <w:p w:rsidR="00000000" w:rsidDel="00000000" w:rsidP="00000000" w:rsidRDefault="00000000" w:rsidRPr="00000000" w14:paraId="000002D0">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D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Progress Tracking:</w:t>
        </w:r>
      </w:ins>
    </w:p>
    <w:p w:rsidR="00000000" w:rsidDel="00000000" w:rsidP="00000000" w:rsidRDefault="00000000" w:rsidRPr="00000000" w14:paraId="000002D2">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Program Build (Dalton/Erin/Platform):</w:t>
        </w:r>
      </w:ins>
    </w:p>
    <w:p w:rsidR="00000000" w:rsidDel="00000000" w:rsidP="00000000" w:rsidRDefault="00000000" w:rsidRPr="00000000" w14:paraId="000002D3">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Initial journey map created here</w:t>
        </w:r>
      </w:ins>
    </w:p>
    <w:p w:rsidR="00000000" w:rsidDel="00000000" w:rsidP="00000000" w:rsidRDefault="00000000" w:rsidRPr="00000000" w14:paraId="000002D4">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w:t>
        </w:r>
        <w:r w:rsidDel="00000000" w:rsidR="00000000" w:rsidRPr="00000000">
          <w:rPr>
            <w:rtl w:val="0"/>
            <w:rPrChange w:author="Dalton Dahms-Shermer" w:id="5" w:date="2025-02-28T13:12:36Z">
              <w:rPr>
                <w:b w:val="1"/>
                <w:sz w:val="24"/>
                <w:szCs w:val="24"/>
              </w:rPr>
            </w:rPrChange>
          </w:rPr>
          <w:t xml:space="preserve">Dalton to define initial tracks for cycle 1 and cycle 2 for review by EOW </w:t>
        </w:r>
      </w:ins>
    </w:p>
    <w:p w:rsidR="00000000" w:rsidDel="00000000" w:rsidP="00000000" w:rsidRDefault="00000000" w:rsidRPr="00000000" w14:paraId="000002D5">
      <w:pPr>
        <w:numPr>
          <w:ilvl w:val="0"/>
          <w:numId w:val="17"/>
        </w:numPr>
        <w:ind w:left="72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Branding, Marketing + Communication Collateral</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(Michele/Erin) |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2D6">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ANNOUNCED</w:t>
        </w:r>
        <w:r w:rsidDel="00000000" w:rsidR="00000000" w:rsidRPr="00000000">
          <w:rPr>
            <w:rtl w:val="0"/>
            <w:rPrChange w:author="Dalton Dahms-Shermer" w:id="5" w:date="2025-02-28T13:12:36Z">
              <w:rPr>
                <w:b w:val="1"/>
                <w:sz w:val="24"/>
                <w:szCs w:val="24"/>
              </w:rPr>
            </w:rPrChange>
          </w:rPr>
          <w:t xml:space="preserve"> the SVA to ecosystem partners </w:t>
        </w:r>
        <w:r w:rsidDel="00000000" w:rsidR="00000000" w:rsidRPr="00000000">
          <w:rPr>
            <w:rtl w:val="0"/>
            <w:rPrChange w:author="Dalton Dahms-Shermer" w:id="5" w:date="2025-02-28T13:12:36Z">
              <w:rPr>
                <w:b w:val="1"/>
                <w:sz w:val="24"/>
                <w:szCs w:val="24"/>
              </w:rPr>
            </w:rPrChange>
          </w:rPr>
          <w:t xml:space="preserve">with great initial feedback, </w:t>
        </w:r>
        <w:r w:rsidDel="00000000" w:rsidR="00000000" w:rsidRPr="00000000">
          <w:rPr>
            <w:rtl w:val="0"/>
            <w:rPrChange w:author="Dalton Dahms-Shermer" w:id="5" w:date="2025-02-28T13:12:36Z">
              <w:rPr>
                <w:b w:val="1"/>
                <w:sz w:val="24"/>
                <w:szCs w:val="24"/>
              </w:rPr>
            </w:rPrChange>
          </w:rPr>
          <w:t xml:space="preserve">(4) </w:t>
        </w:r>
        <w:r w:rsidDel="00000000" w:rsidR="00000000" w:rsidRPr="00000000">
          <w:rPr>
            <w:rtl w:val="0"/>
            <w:rPrChange w:author="Dalton Dahms-Shermer" w:id="5" w:date="2025-02-28T13:12:36Z">
              <w:rPr>
                <w:b w:val="1"/>
                <w:sz w:val="24"/>
                <w:szCs w:val="24"/>
              </w:rPr>
            </w:rPrChange>
          </w:rPr>
          <w:t xml:space="preserve">initial submissions to be notified on April 8th, and strategic partnership buy in (i.e. MetLife is providing a 50 page document showcasing their internal accelerator program they ran a few years back).</w:t>
        </w:r>
      </w:ins>
    </w:p>
    <w:p w:rsidR="00000000" w:rsidDel="00000000" w:rsidP="00000000" w:rsidRDefault="00000000" w:rsidRPr="00000000" w14:paraId="000002D7">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April 8th Application Launch</w:t>
        </w:r>
        <w:r w:rsidDel="00000000" w:rsidR="00000000" w:rsidRPr="00000000">
          <w:rPr>
            <w:rtl w:val="0"/>
            <w:rPrChange w:author="Dalton Dahms-Shermer" w:id="5" w:date="2025-02-28T13:12:36Z">
              <w:rPr>
                <w:b w:val="1"/>
                <w:sz w:val="24"/>
                <w:szCs w:val="24"/>
              </w:rPr>
            </w:rPrChange>
          </w:rPr>
          <w:t xml:space="preserve">: </w:t>
        </w:r>
      </w:ins>
    </w:p>
    <w:p w:rsidR="00000000" w:rsidDel="00000000" w:rsidP="00000000" w:rsidRDefault="00000000" w:rsidRPr="00000000" w14:paraId="000002D8">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V.2 Landing Page</w:t>
        </w:r>
      </w:ins>
    </w:p>
    <w:p w:rsidR="00000000" w:rsidDel="00000000" w:rsidP="00000000" w:rsidRDefault="00000000" w:rsidRPr="00000000" w14:paraId="000002D9">
      <w:pPr>
        <w:numPr>
          <w:ilvl w:val="2"/>
          <w:numId w:val="17"/>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Outreach and Communications Plan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WIP</w:t>
        </w:r>
        <w:r w:rsidDel="00000000" w:rsidR="00000000" w:rsidRPr="00000000">
          <w:fldChar w:fldCharType="end"/>
        </w:r>
        <w:r w:rsidDel="00000000" w:rsidR="00000000" w:rsidRPr="00000000">
          <w:rPr>
            <w:rtl w:val="0"/>
          </w:rPr>
        </w:r>
      </w:ins>
    </w:p>
    <w:p w:rsidR="00000000" w:rsidDel="00000000" w:rsidP="00000000" w:rsidRDefault="00000000" w:rsidRPr="00000000" w14:paraId="000002DA">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Communication Deliverables (i.e. application/enhanced landing page, LinkedIn posts, partnership communications, etc.): </w:t>
        </w:r>
      </w:ins>
    </w:p>
    <w:p w:rsidR="00000000" w:rsidDel="00000000" w:rsidP="00000000" w:rsidRDefault="00000000" w:rsidRPr="00000000" w14:paraId="000002DB">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w:t>
        </w:r>
        <w:r w:rsidDel="00000000" w:rsidR="00000000" w:rsidRPr="00000000">
          <w:rPr>
            <w:rtl w:val="0"/>
            <w:rPrChange w:author="Dalton Dahms-Shermer" w:id="5" w:date="2025-02-28T13:12:36Z">
              <w:rPr>
                <w:b w:val="1"/>
                <w:sz w:val="24"/>
                <w:szCs w:val="24"/>
              </w:rPr>
            </w:rPrChange>
          </w:rPr>
          <w:t xml:space="preserve">Dalton to schedule time with Michele, Brad + team to enhance current deliverables, create new assets and communication tools - see </w:t>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full plan here</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and screenshot below</w:t>
        </w:r>
      </w:ins>
    </w:p>
    <w:p w:rsidR="00000000" w:rsidDel="00000000" w:rsidP="00000000" w:rsidRDefault="00000000" w:rsidRPr="00000000" w14:paraId="000002D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D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PrChange w:author="Dalton Dahms-Shermer" w:id="5" w:date="2025-02-28T13:12:36Z">
              <w:rPr>
                <w:b w:val="1"/>
                <w:sz w:val="24"/>
                <w:szCs w:val="24"/>
              </w:rPr>
            </w:rPrChange>
          </w:rPr>
          <w:drawing>
            <wp:inline distB="114300" distT="114300" distL="114300" distR="114300">
              <wp:extent cx="19507200" cy="6477000"/>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9507200" cy="6477000"/>
                      </a:xfrm>
                      <a:prstGeom prst="rect"/>
                      <a:ln/>
                    </pic:spPr>
                  </pic:pic>
                </a:graphicData>
              </a:graphic>
            </wp:inline>
          </w:drawing>
        </w:r>
        <w:r w:rsidDel="00000000" w:rsidR="00000000" w:rsidRPr="00000000">
          <w:rPr>
            <w:rtl w:val="0"/>
          </w:rPr>
        </w:r>
      </w:ins>
    </w:p>
    <w:p w:rsidR="00000000" w:rsidDel="00000000" w:rsidP="00000000" w:rsidRDefault="00000000" w:rsidRPr="00000000" w14:paraId="000002D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DF">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Partnerships</w:t>
        </w:r>
        <w:r w:rsidDel="00000000" w:rsidR="00000000" w:rsidRPr="00000000">
          <w:rPr>
            <w:rtl w:val="0"/>
            <w:rPrChange w:author="Dalton Dahms-Shermer" w:id="5" w:date="2025-02-28T13:12:36Z">
              <w:rPr>
                <w:b w:val="1"/>
                <w:sz w:val="24"/>
                <w:szCs w:val="24"/>
              </w:rPr>
            </w:rPrChange>
          </w:rPr>
          <w:t xml:space="preserve"> (Robby/Erin)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2E0">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Initial</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conversations with partners went well, great feedback and buy in.</w:t>
        </w:r>
      </w:ins>
    </w:p>
    <w:p w:rsidR="00000000" w:rsidDel="00000000" w:rsidP="00000000" w:rsidRDefault="00000000" w:rsidRPr="00000000" w14:paraId="000002E1">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 Partnership commitments, kick offs and announcement communications to be started</w:t>
        </w:r>
      </w:ins>
    </w:p>
    <w:p w:rsidR="00000000" w:rsidDel="00000000" w:rsidP="00000000" w:rsidRDefault="00000000" w:rsidRPr="00000000" w14:paraId="000002E2">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We are targeting Wednesday, May 21st for SF Bay Area innovation day with Sequoia and select strategic partners. Coordination in motion.</w:t>
        </w:r>
        <w:r w:rsidDel="00000000" w:rsidR="00000000" w:rsidRPr="00000000">
          <w:rPr>
            <w:rtl w:val="0"/>
            <w:rPrChange w:author="Dalton Dahms-Shermer" w:id="5" w:date="2025-02-28T13:12:36Z">
              <w:rPr>
                <w:b w:val="1"/>
                <w:sz w:val="24"/>
                <w:szCs w:val="24"/>
              </w:rPr>
            </w:rPrChange>
          </w:rPr>
          <w:t xml:space="preserve"> </w:t>
        </w:r>
      </w:ins>
    </w:p>
    <w:p w:rsidR="00000000" w:rsidDel="00000000" w:rsidP="00000000" w:rsidRDefault="00000000" w:rsidRPr="00000000" w14:paraId="000002E3">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Advisors</w:t>
        </w:r>
        <w:r w:rsidDel="00000000" w:rsidR="00000000" w:rsidRPr="00000000">
          <w:rPr>
            <w:rtl w:val="0"/>
            <w:rPrChange w:author="Dalton Dahms-Shermer" w:id="5" w:date="2025-02-28T13:12:36Z">
              <w:rPr>
                <w:b w:val="1"/>
                <w:sz w:val="24"/>
                <w:szCs w:val="24"/>
              </w:rPr>
            </w:rPrChange>
          </w:rPr>
          <w:t xml:space="preserve"> (Robby/Erin)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2E4">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Initial</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conversations with advisors went well, great feedback and buy in.</w:t>
        </w:r>
      </w:ins>
    </w:p>
    <w:p w:rsidR="00000000" w:rsidDel="00000000" w:rsidP="00000000" w:rsidRDefault="00000000" w:rsidRPr="00000000" w14:paraId="000002E5">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 Advisor commitments, kick offs and announcement communications to be started</w:t>
        </w:r>
        <w:r w:rsidDel="00000000" w:rsidR="00000000" w:rsidRPr="00000000">
          <w:rPr>
            <w:rtl w:val="0"/>
          </w:rPr>
        </w:r>
      </w:ins>
    </w:p>
    <w:p w:rsidR="00000000" w:rsidDel="00000000" w:rsidP="00000000" w:rsidRDefault="00000000" w:rsidRPr="00000000" w14:paraId="000002E6">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Application/Sourcing</w:t>
        </w:r>
        <w:r w:rsidDel="00000000" w:rsidR="00000000" w:rsidRPr="00000000">
          <w:rPr>
            <w:rtl w:val="0"/>
            <w:rPrChange w:author="Dalton Dahms-Shermer" w:id="5" w:date="2025-02-28T13:12:36Z">
              <w:rPr>
                <w:b w:val="1"/>
                <w:sz w:val="24"/>
                <w:szCs w:val="24"/>
              </w:rPr>
            </w:rPrChange>
          </w:rPr>
          <w:t xml:space="preserve"> (Allison/Erin/Emily)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2E7">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(Raquel + Allison)</w:t>
        </w:r>
        <w:r w:rsidDel="00000000" w:rsidR="00000000" w:rsidRPr="00000000">
          <w:rPr>
            <w:rtl w:val="0"/>
            <w:rPrChange w:author="Dalton Dahms-Shermer" w:id="5" w:date="2025-02-28T13:12:36Z">
              <w:rPr>
                <w:b w:val="1"/>
                <w:sz w:val="24"/>
                <w:szCs w:val="24"/>
              </w:rPr>
            </w:rPrChange>
          </w:rPr>
          <w:t xml:space="preserve"> identifying pipeline companies for MVP, building process for repeat sourcing and selection</w:t>
        </w:r>
      </w:ins>
    </w:p>
    <w:p w:rsidR="00000000" w:rsidDel="00000000" w:rsidP="00000000" w:rsidRDefault="00000000" w:rsidRPr="00000000" w14:paraId="000002E8">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Raquel</w:t>
        </w:r>
        <w:r w:rsidDel="00000000" w:rsidR="00000000" w:rsidRPr="00000000">
          <w:rPr>
            <w:rtl w:val="0"/>
            <w:rPrChange w:author="Dalton Dahms-Shermer" w:id="5" w:date="2025-02-28T13:12:36Z">
              <w:rPr>
                <w:b w:val="1"/>
                <w:sz w:val="24"/>
                <w:szCs w:val="24"/>
              </w:rPr>
            </w:rPrChange>
          </w:rPr>
          <w:t xml:space="preserve"> to build initial pipeline list for investment review</w:t>
        </w:r>
      </w:ins>
    </w:p>
    <w:p w:rsidR="00000000" w:rsidDel="00000000" w:rsidP="00000000" w:rsidRDefault="00000000" w:rsidRPr="00000000" w14:paraId="000002E9">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Identifying correct tags in affinity to indicate interesting accelerator companies</w:t>
        </w:r>
      </w:ins>
    </w:p>
    <w:p w:rsidR="00000000" w:rsidDel="00000000" w:rsidP="00000000" w:rsidRDefault="00000000" w:rsidRPr="00000000" w14:paraId="000002EA">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Qualtrix (Emily/Franco)</w:t>
        </w:r>
        <w:r w:rsidDel="00000000" w:rsidR="00000000" w:rsidRPr="00000000">
          <w:rPr>
            <w:rtl w:val="0"/>
            <w:rPrChange w:author="Dalton Dahms-Shermer" w:id="5" w:date="2025-02-28T13:12:36Z">
              <w:rPr>
                <w:b w:val="1"/>
                <w:sz w:val="24"/>
                <w:szCs w:val="24"/>
              </w:rPr>
            </w:rPrChange>
          </w:rPr>
          <w:t xml:space="preserve"> reviewing data points </w:t>
        </w:r>
      </w:ins>
    </w:p>
    <w:p w:rsidR="00000000" w:rsidDel="00000000" w:rsidP="00000000" w:rsidRDefault="00000000" w:rsidRPr="00000000" w14:paraId="000002E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E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PrChange w:author="Dalton Dahms-Shermer" w:id="5" w:date="2025-02-28T13:12:36Z">
              <w:rPr>
                <w:b w:val="1"/>
                <w:sz w:val="24"/>
                <w:szCs w:val="24"/>
              </w:rPr>
            </w:rPrChange>
          </w:rPr>
          <w:drawing>
            <wp:inline distB="114300" distT="114300" distL="114300" distR="114300">
              <wp:extent cx="13163550" cy="748665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3163550" cy="7486650"/>
                      </a:xfrm>
                      <a:prstGeom prst="rect"/>
                      <a:ln/>
                    </pic:spPr>
                  </pic:pic>
                </a:graphicData>
              </a:graphic>
            </wp:inline>
          </w:drawing>
        </w:r>
        <w:r w:rsidDel="00000000" w:rsidR="00000000" w:rsidRPr="00000000">
          <w:rPr>
            <w:rtl w:val="0"/>
          </w:rPr>
        </w:r>
      </w:ins>
    </w:p>
    <w:p w:rsidR="00000000" w:rsidDel="00000000" w:rsidP="00000000" w:rsidRDefault="00000000" w:rsidRPr="00000000" w14:paraId="000002E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E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EF">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Legal</w:t>
        </w:r>
        <w:r w:rsidDel="00000000" w:rsidR="00000000" w:rsidRPr="00000000">
          <w:rPr>
            <w:rtl w:val="0"/>
            <w:rPrChange w:author="Dalton Dahms-Shermer" w:id="5" w:date="2025-02-28T13:12:36Z">
              <w:rPr>
                <w:b w:val="1"/>
                <w:sz w:val="24"/>
                <w:szCs w:val="24"/>
              </w:rPr>
            </w:rPrChange>
          </w:rPr>
          <w:t xml:space="preserve"> (Richard/Steve/Erin)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2F0">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w:t>
        </w:r>
        <w:r w:rsidDel="00000000" w:rsidR="00000000" w:rsidRPr="00000000">
          <w:rPr>
            <w:rtl w:val="0"/>
            <w:rPrChange w:author="Dalton Dahms-Shermer" w:id="5" w:date="2025-02-28T13:12:36Z">
              <w:rPr>
                <w:b w:val="1"/>
                <w:sz w:val="24"/>
                <w:szCs w:val="24"/>
              </w:rPr>
            </w:rPrChange>
          </w:rPr>
          <w:t xml:space="preserve">provided initial </w:t>
        </w:r>
        <w:r w:rsidDel="00000000" w:rsidR="00000000" w:rsidRPr="00000000">
          <w:fldChar w:fldCharType="begin"/>
        </w:r>
        <w:r w:rsidDel="00000000" w:rsidR="00000000" w:rsidRPr="00000000">
          <w:instrText xml:space="preserve">HYPERLINK "https://sempervirensvc.sharepoint.com/sites/OutsideAdvisors/_layouts/15/doc.aspx?sourcedoc=%7b848dd6c4-8c7f-4644-91d7-2fd71a841b42%7d&amp;action=edit"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legal </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"https://sempervirensvc.sharepoint.com/sites/OutsideAdvisors/_layouts/15/doc.aspx?sourcedoc=%7b848dd6c4-8c7f-4644-91d7-2fd71a841b42%7d&amp;action=edit"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disclaimers</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for SVA </w:t>
        </w:r>
        <w:r w:rsidDel="00000000" w:rsidR="00000000" w:rsidRPr="00000000">
          <w:rPr>
            <w:rtl w:val="0"/>
            <w:rPrChange w:author="Dalton Dahms-Shermer" w:id="5" w:date="2025-02-28T13:12:36Z">
              <w:rPr>
                <w:b w:val="1"/>
                <w:sz w:val="24"/>
                <w:szCs w:val="24"/>
              </w:rPr>
            </w:rPrChange>
          </w:rPr>
          <w:t xml:space="preserve">application</w:t>
        </w:r>
        <w:r w:rsidDel="00000000" w:rsidR="00000000" w:rsidRPr="00000000">
          <w:rPr>
            <w:rtl w:val="0"/>
          </w:rPr>
        </w:r>
      </w:ins>
    </w:p>
    <w:p w:rsidR="00000000" w:rsidDel="00000000" w:rsidP="00000000" w:rsidRDefault="00000000" w:rsidRPr="00000000" w14:paraId="000002F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F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w:t>
        </w:r>
      </w:ins>
    </w:p>
    <w:p w:rsidR="00000000" w:rsidDel="00000000" w:rsidP="00000000" w:rsidRDefault="00000000" w:rsidRPr="00000000" w14:paraId="000002F3">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to schedule time with Michele, Brad + Erin, Emily to enhance current deliverables, create new assets and communication tools - see </w:t>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full plan here</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and screenshot below (scheduling)</w:t>
        </w:r>
      </w:ins>
    </w:p>
    <w:p w:rsidR="00000000" w:rsidDel="00000000" w:rsidP="00000000" w:rsidRDefault="00000000" w:rsidRPr="00000000" w14:paraId="000002F4">
      <w:pPr>
        <w:numPr>
          <w:ilvl w:val="0"/>
          <w:numId w:val="6"/>
        </w:numPr>
        <w:ind w:left="720" w:hanging="360"/>
        <w:rPr>
          <w:ins w:author="Dalton Dahms-Shermer" w:id="4" w:date="2025-02-28T13:12:36Z"/>
          <w:i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to schedule time with Bryan, Franco, Erin + Emily to review data points to capture across SVA</w:t>
        </w:r>
      </w:ins>
    </w:p>
    <w:p w:rsidR="00000000" w:rsidDel="00000000" w:rsidP="00000000" w:rsidRDefault="00000000" w:rsidRPr="00000000" w14:paraId="000002F5">
      <w:pPr>
        <w:numPr>
          <w:ilvl w:val="0"/>
          <w:numId w:val="6"/>
        </w:numPr>
        <w:ind w:left="720" w:hanging="360"/>
        <w:rPr>
          <w:ins w:author="Dalton Dahms-Shermer" w:id="4" w:date="2025-02-28T13:12:36Z"/>
          <w:i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to review initial pipeline companies suggested for Cycle 1 (to discuss next steps on Mar 25 analytical)</w:t>
        </w:r>
      </w:ins>
    </w:p>
    <w:p w:rsidR="00000000" w:rsidDel="00000000" w:rsidP="00000000" w:rsidRDefault="00000000" w:rsidRPr="00000000" w14:paraId="000002F6">
      <w:pPr>
        <w:numPr>
          <w:ilvl w:val="1"/>
          <w:numId w:val="6"/>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Raquel to build initial pipeline list for investment review</w:t>
        </w:r>
      </w:ins>
    </w:p>
    <w:p w:rsidR="00000000" w:rsidDel="00000000" w:rsidP="00000000" w:rsidRDefault="00000000" w:rsidRPr="00000000" w14:paraId="000002F7">
      <w:pPr>
        <w:numPr>
          <w:ilvl w:val="1"/>
          <w:numId w:val="6"/>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Identifying correct tags in affinity to indicate interesting accelerator companies</w:t>
        </w:r>
      </w:ins>
    </w:p>
    <w:p w:rsidR="00000000" w:rsidDel="00000000" w:rsidP="00000000" w:rsidRDefault="00000000" w:rsidRPr="00000000" w14:paraId="000002F8">
      <w:pPr>
        <w:numPr>
          <w:ilvl w:val="0"/>
          <w:numId w:val="6"/>
        </w:numPr>
        <w:ind w:left="72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 commitments, kick offs and announcement communications to be started</w:t>
        </w:r>
      </w:ins>
    </w:p>
    <w:p w:rsidR="00000000" w:rsidDel="00000000" w:rsidP="00000000" w:rsidRDefault="00000000" w:rsidRPr="00000000" w14:paraId="000002F9">
      <w:pPr>
        <w:numPr>
          <w:ilvl w:val="0"/>
          <w:numId w:val="6"/>
        </w:numPr>
        <w:ind w:left="72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Advisor commitments, kick offs and announcement communications to be started</w:t>
        </w:r>
      </w:ins>
    </w:p>
    <w:p w:rsidR="00000000" w:rsidDel="00000000" w:rsidP="00000000" w:rsidRDefault="00000000" w:rsidRPr="00000000" w14:paraId="000002FA">
      <w:pPr>
        <w:numPr>
          <w:ilvl w:val="0"/>
          <w:numId w:val="6"/>
        </w:numPr>
        <w:ind w:left="720" w:hanging="360"/>
        <w:rPr>
          <w:ins w:author="Dalton Dahms-Shermer" w:id="4" w:date="2025-02-28T13:12:36Z"/>
          <w:i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coordination in motion</w:t>
        </w:r>
      </w:ins>
    </w:p>
    <w:p w:rsidR="00000000" w:rsidDel="00000000" w:rsidP="00000000" w:rsidRDefault="00000000" w:rsidRPr="00000000" w14:paraId="000002FB">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PTP partnership conversations</w:t>
        </w:r>
      </w:ins>
    </w:p>
    <w:p w:rsidR="00000000" w:rsidDel="00000000" w:rsidP="00000000" w:rsidRDefault="00000000" w:rsidRPr="00000000" w14:paraId="000002FC">
      <w:pPr>
        <w:ind w:left="720" w:firstLine="0"/>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2F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ins>
    </w:p>
    <w:p w:rsidR="00000000" w:rsidDel="00000000" w:rsidP="00000000" w:rsidRDefault="00000000" w:rsidRPr="00000000" w14:paraId="000002FE">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Communications Plan</w:t>
        </w:r>
        <w:r w:rsidDel="00000000" w:rsidR="00000000" w:rsidRPr="00000000">
          <w:fldChar w:fldCharType="end"/>
        </w:r>
        <w:r w:rsidDel="00000000" w:rsidR="00000000" w:rsidRPr="00000000">
          <w:rPr>
            <w:rtl w:val="0"/>
          </w:rPr>
        </w:r>
      </w:ins>
    </w:p>
    <w:p w:rsidR="00000000" w:rsidDel="00000000" w:rsidP="00000000" w:rsidRDefault="00000000" w:rsidRPr="00000000" w14:paraId="000002FF">
      <w:pPr>
        <w:numPr>
          <w:ilvl w:val="0"/>
          <w:numId w:val="5"/>
        </w:numPr>
        <w:ind w:left="720" w:hanging="360"/>
        <w:rPr>
          <w:ins w:author="Dalton Dahms-Shermer" w:id="4" w:date="2025-02-28T13:12:36Z"/>
          <w:color w:val="1155cc"/>
          <w:u w:val="none"/>
        </w:rPr>
      </w:pPr>
      <w:ins w:author="Dalton Dahms-Shermer" w:id="4" w:date="2025-02-28T13:12:36Z">
        <w:r w:rsidDel="00000000" w:rsidR="00000000" w:rsidRPr="00000000">
          <w:fldChar w:fldCharType="begin"/>
        </w:r>
        <w:r w:rsidDel="00000000" w:rsidR="00000000" w:rsidRPr="00000000">
          <w:instrText xml:space="preserve">HYPERLINK "https://docs.google.com/document/d/1oXfuUx2aVCw4T6pQ1uEAi2rSZnvW1NEJ8tfETHP1Co8/edit?usp=sharing"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Press Release</w:t>
        </w:r>
        <w:r w:rsidDel="00000000" w:rsidR="00000000" w:rsidRPr="00000000">
          <w:fldChar w:fldCharType="end"/>
        </w:r>
        <w:r w:rsidDel="00000000" w:rsidR="00000000" w:rsidRPr="00000000">
          <w:rPr>
            <w:rtl w:val="0"/>
          </w:rPr>
        </w:r>
      </w:ins>
    </w:p>
    <w:p w:rsidR="00000000" w:rsidDel="00000000" w:rsidP="00000000" w:rsidRDefault="00000000" w:rsidRPr="00000000" w14:paraId="00000300">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301">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302">
      <w:pPr>
        <w:numPr>
          <w:ilvl w:val="0"/>
          <w:numId w:val="5"/>
        </w:numPr>
        <w:ind w:left="72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"https://sempervirensvc.sharepoint.com/:p:/r/sites/OutsideAdvisors/Shared%20Documents/SemperVirens%20Investment%20Advisors/Ecosystem/Accelerator/SemperVirens%20Accelerator_%20LP%20Partner%20Preview.pptx?d=w0b7dec2615a34a7a844af3e5358a0190&amp;csf=1&amp;web=1&amp;e=eX7Q4N"</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03">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"https://docs.google.com/document/d/1pX21UH_vc_twbuXUTHdOl7UssQ7CV50tK04zOrowMZ4/edit?usp=sharing"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Materials</w:t>
        </w:r>
      </w:ins>
    </w:p>
    <w:p w:rsidR="00000000" w:rsidDel="00000000" w:rsidP="00000000" w:rsidRDefault="00000000" w:rsidRPr="00000000" w14:paraId="00000304">
      <w:pPr>
        <w:numPr>
          <w:ilvl w:val="0"/>
          <w:numId w:val="5"/>
        </w:numPr>
        <w:ind w:left="720" w:hanging="360"/>
        <w:rPr>
          <w:ins w:author="Dalton Dahms-Shermer" w:id="4" w:date="2025-02-28T13:12:36Z"/>
          <w:color w:val="1155cc"/>
        </w:rPr>
      </w:pPr>
      <w:r w:rsidDel="00000000" w:rsidR="00000000" w:rsidRPr="00000000">
        <w:fldChar w:fldCharType="end"/>
      </w:r>
      <w:r w:rsidDel="00000000" w:rsidR="00000000" w:rsidRPr="00000000">
        <w:fldChar w:fldCharType="begin"/>
        <w:instrText xml:space="preserve"> HYPERLINK "https://sequoiaconsulting.qualtrics.com/jfe/preview/previewId/c683348d-d6cb-4d0c-9407-2ce5059a068b/SV_1HPfNW9ieROnS5w?Q_CHL=preview&amp;Q_SurveyVersionID=current"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Qualtrics Form</w:t>
        </w:r>
      </w:ins>
    </w:p>
    <w:p w:rsidR="00000000" w:rsidDel="00000000" w:rsidP="00000000" w:rsidRDefault="00000000" w:rsidRPr="00000000" w14:paraId="00000305">
      <w:pPr>
        <w:numPr>
          <w:ilvl w:val="0"/>
          <w:numId w:val="5"/>
        </w:numPr>
        <w:ind w:left="720" w:hanging="360"/>
        <w:rPr>
          <w:ins w:author="Dalton Dahms-Shermer" w:id="4" w:date="2025-02-28T13:12:36Z"/>
        </w:rPr>
      </w:pPr>
      <w:r w:rsidDel="00000000" w:rsidR="00000000" w:rsidRPr="00000000">
        <w:fldChar w:fldCharType="end"/>
      </w: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Strategy + Project Master Doc</w:t>
        </w:r>
      </w:ins>
    </w:p>
    <w:p w:rsidR="00000000" w:rsidDel="00000000" w:rsidP="00000000" w:rsidRDefault="00000000" w:rsidRPr="00000000" w14:paraId="00000306">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07">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08">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Let me know if you have any immediate questions or concerns. </w:t>
        </w:r>
      </w:ins>
    </w:p>
    <w:p w:rsidR="00000000" w:rsidDel="00000000" w:rsidP="00000000" w:rsidRDefault="00000000" w:rsidRPr="00000000" w14:paraId="00000309">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0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Best,</w:t>
        </w:r>
      </w:ins>
    </w:p>
    <w:p w:rsidR="00000000" w:rsidDel="00000000" w:rsidP="00000000" w:rsidRDefault="00000000" w:rsidRPr="00000000" w14:paraId="0000030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w:t>
        </w:r>
      </w:ins>
    </w:p>
    <w:p w:rsidR="00000000" w:rsidDel="00000000" w:rsidP="00000000" w:rsidRDefault="00000000" w:rsidRPr="00000000" w14:paraId="0000030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0D">
      <w:pPr>
        <w:pStyle w:val="Heading2"/>
        <w:spacing w:before="240" w:lineRule="auto"/>
        <w:rPr>
          <w:ins w:author="Dalton Dahms-Shermer" w:id="4" w:date="2025-02-28T13:12:36Z"/>
          <w:rPrChange w:author="Dalton Dahms-Shermer" w:id="5" w:date="2025-02-28T13:12:36Z">
            <w:rPr>
              <w:b w:val="1"/>
              <w:sz w:val="24"/>
              <w:szCs w:val="24"/>
            </w:rPr>
          </w:rPrChange>
        </w:rPr>
      </w:pPr>
      <w:ins w:author="Dalton Dahms-Shermer" w:id="4" w:date="2025-02-28T13:12:36Z">
        <w:bookmarkStart w:colFirst="0" w:colLast="0" w:name="_y1hxqrhw91bu" w:id="14"/>
        <w:bookmarkEnd w:id="14"/>
        <w:r w:rsidDel="00000000" w:rsidR="00000000" w:rsidRPr="00000000">
          <w:rPr>
            <w:rtl w:val="0"/>
            <w:rPrChange w:author="Dalton Dahms-Shermer" w:id="5" w:date="2025-02-28T13:12:36Z">
              <w:rPr>
                <w:b w:val="1"/>
                <w:sz w:val="24"/>
                <w:szCs w:val="24"/>
              </w:rPr>
            </w:rPrChange>
          </w:rPr>
          <w:t xml:space="preserve">Update Email - Tuesday, March </w:t>
        </w:r>
        <w:r w:rsidDel="00000000" w:rsidR="00000000" w:rsidRPr="00000000">
          <w:rPr>
            <w:rtl w:val="0"/>
            <w:rPrChange w:author="Dalton Dahms-Shermer" w:id="5" w:date="2025-02-28T13:12:36Z">
              <w:rPr>
                <w:b w:val="1"/>
                <w:sz w:val="24"/>
                <w:szCs w:val="24"/>
              </w:rPr>
            </w:rPrChange>
          </w:rPr>
          <w:t xml:space="preserve">25</w:t>
        </w:r>
      </w:ins>
    </w:p>
    <w:p w:rsidR="00000000" w:rsidDel="00000000" w:rsidP="00000000" w:rsidRDefault="00000000" w:rsidRPr="00000000" w14:paraId="0000030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0F">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Hi team -</w:t>
        </w:r>
        <w:r w:rsidDel="00000000" w:rsidR="00000000" w:rsidRPr="00000000">
          <w:rPr>
            <w:rtl w:val="0"/>
          </w:rPr>
        </w:r>
      </w:ins>
    </w:p>
    <w:p w:rsidR="00000000" w:rsidDel="00000000" w:rsidP="00000000" w:rsidRDefault="00000000" w:rsidRPr="00000000" w14:paraId="00000310">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1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Marching towards April 8th application launch!</w:t>
        </w:r>
      </w:ins>
    </w:p>
    <w:p w:rsidR="00000000" w:rsidDel="00000000" w:rsidP="00000000" w:rsidRDefault="00000000" w:rsidRPr="00000000" w14:paraId="0000031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1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Great progress over the last 24 hours with investment team short-listing and beginning initial outreach to pipeline companies, marketing assets in motion, and cross-canopy data infrastructure discovery.  </w:t>
        </w:r>
      </w:ins>
    </w:p>
    <w:p w:rsidR="00000000" w:rsidDel="00000000" w:rsidP="00000000" w:rsidRDefault="00000000" w:rsidRPr="00000000" w14:paraId="00000314">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15">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Progress Tracking:</w:t>
        </w:r>
      </w:ins>
    </w:p>
    <w:p w:rsidR="00000000" w:rsidDel="00000000" w:rsidP="00000000" w:rsidRDefault="00000000" w:rsidRPr="00000000" w14:paraId="00000316">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Program Build (Dalton/Erin/Platform):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317">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Initial journey map created </w:t>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here</w:t>
        </w:r>
        <w:r w:rsidDel="00000000" w:rsidR="00000000" w:rsidRPr="00000000">
          <w:fldChar w:fldCharType="end"/>
        </w:r>
        <w:r w:rsidDel="00000000" w:rsidR="00000000" w:rsidRPr="00000000">
          <w:rPr>
            <w:rtl w:val="0"/>
          </w:rPr>
        </w:r>
      </w:ins>
    </w:p>
    <w:p w:rsidR="00000000" w:rsidDel="00000000" w:rsidP="00000000" w:rsidRDefault="00000000" w:rsidRPr="00000000" w14:paraId="00000318">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w:t>
        </w:r>
        <w:r w:rsidDel="00000000" w:rsidR="00000000" w:rsidRPr="00000000">
          <w:rPr>
            <w:rtl w:val="0"/>
            <w:rPrChange w:author="Dalton Dahms-Shermer" w:id="5" w:date="2025-02-28T13:12:36Z">
              <w:rPr>
                <w:b w:val="1"/>
                <w:sz w:val="24"/>
                <w:szCs w:val="24"/>
              </w:rPr>
            </w:rPrChange>
          </w:rPr>
          <w:t xml:space="preserve">Dalton to define initial tracks for cycle 1 and cycle 2 for review by EOW </w:t>
        </w:r>
      </w:ins>
    </w:p>
    <w:p w:rsidR="00000000" w:rsidDel="00000000" w:rsidP="00000000" w:rsidRDefault="00000000" w:rsidRPr="00000000" w14:paraId="00000319">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Branding, Marketing + Communication Collateral</w:t>
        </w:r>
        <w:r w:rsidDel="00000000" w:rsidR="00000000" w:rsidRPr="00000000">
          <w:rPr>
            <w:rtl w:val="0"/>
            <w:rPrChange w:author="Dalton Dahms-Shermer" w:id="5" w:date="2025-02-28T13:12:36Z">
              <w:rPr>
                <w:b w:val="1"/>
                <w:sz w:val="24"/>
                <w:szCs w:val="24"/>
              </w:rPr>
            </w:rPrChange>
          </w:rPr>
          <w:t xml:space="preserve"> (Michele/Erin) |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31A">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met with Brad/Jonathan today to discuss enhancing the current SVA landing page and plan to push it public on the SemeprVirens website on April 8th to begin accepting applications.</w:t>
        </w:r>
      </w:ins>
    </w:p>
    <w:p w:rsidR="00000000" w:rsidDel="00000000" w:rsidP="00000000" w:rsidRDefault="00000000" w:rsidRPr="00000000" w14:paraId="0000031B">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touchpoint is Friday, March 28th </w:t>
        </w:r>
      </w:ins>
    </w:p>
    <w:p w:rsidR="00000000" w:rsidDel="00000000" w:rsidP="00000000" w:rsidRDefault="00000000" w:rsidRPr="00000000" w14:paraId="0000031C">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April 8th Application Launch</w:t>
        </w:r>
        <w:r w:rsidDel="00000000" w:rsidR="00000000" w:rsidRPr="00000000">
          <w:rPr>
            <w:rtl w:val="0"/>
            <w:rPrChange w:author="Dalton Dahms-Shermer" w:id="5" w:date="2025-02-28T13:12:36Z">
              <w:rPr>
                <w:b w:val="1"/>
                <w:sz w:val="24"/>
                <w:szCs w:val="24"/>
              </w:rPr>
            </w:rPrChange>
          </w:rPr>
          <w:t xml:space="preserve">: </w:t>
        </w:r>
      </w:ins>
    </w:p>
    <w:p w:rsidR="00000000" w:rsidDel="00000000" w:rsidP="00000000" w:rsidRDefault="00000000" w:rsidRPr="00000000" w14:paraId="0000031D">
      <w:pPr>
        <w:numPr>
          <w:ilvl w:val="2"/>
          <w:numId w:val="17"/>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V.2 Landing Page</w:t>
        </w:r>
        <w:r w:rsidDel="00000000" w:rsidR="00000000" w:rsidRPr="00000000">
          <w:fldChar w:fldCharType="end"/>
        </w:r>
        <w:r w:rsidDel="00000000" w:rsidR="00000000" w:rsidRPr="00000000">
          <w:rPr>
            <w:rtl w:val="0"/>
          </w:rPr>
        </w:r>
      </w:ins>
    </w:p>
    <w:p w:rsidR="00000000" w:rsidDel="00000000" w:rsidP="00000000" w:rsidRDefault="00000000" w:rsidRPr="00000000" w14:paraId="0000031E">
      <w:pPr>
        <w:numPr>
          <w:ilvl w:val="2"/>
          <w:numId w:val="17"/>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Outreach and Communications Plan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WIP</w:t>
        </w:r>
        <w:r w:rsidDel="00000000" w:rsidR="00000000" w:rsidRPr="00000000">
          <w:fldChar w:fldCharType="end"/>
        </w:r>
        <w:r w:rsidDel="00000000" w:rsidR="00000000" w:rsidRPr="00000000">
          <w:rPr>
            <w:rtl w:val="0"/>
          </w:rPr>
        </w:r>
      </w:ins>
    </w:p>
    <w:p w:rsidR="00000000" w:rsidDel="00000000" w:rsidP="00000000" w:rsidRDefault="00000000" w:rsidRPr="00000000" w14:paraId="0000031F">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LinkedIn Social Cards </w:t>
        </w:r>
      </w:ins>
    </w:p>
    <w:p w:rsidR="00000000" w:rsidDel="00000000" w:rsidP="00000000" w:rsidRDefault="00000000" w:rsidRPr="00000000" w14:paraId="00000320">
      <w:pPr>
        <w:numPr>
          <w:ilvl w:val="3"/>
          <w:numId w:val="17"/>
        </w:numPr>
        <w:ind w:left="288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 advisor, founders and friendly VC communications for launch day to spread the word far and wide</w:t>
        </w:r>
      </w:ins>
    </w:p>
    <w:p w:rsidR="00000000" w:rsidDel="00000000" w:rsidP="00000000" w:rsidRDefault="00000000" w:rsidRPr="00000000" w14:paraId="00000321">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One Pager (based off of V.2 Landing Page): Draft to be ready Friday, March 28th for distribution early next week to pipeline companies</w:t>
        </w:r>
      </w:ins>
    </w:p>
    <w:p w:rsidR="00000000" w:rsidDel="00000000" w:rsidP="00000000" w:rsidRDefault="00000000" w:rsidRPr="00000000" w14:paraId="00000322">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 In draft with Erin, ABG/Erin/Dalton meeting with PR Firm on Wednesday, April 2nd to review audience and launch week of April 7th</w:t>
        </w:r>
      </w:ins>
    </w:p>
    <w:p w:rsidR="00000000" w:rsidDel="00000000" w:rsidP="00000000" w:rsidRDefault="00000000" w:rsidRPr="00000000" w14:paraId="00000323">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Partnerships</w:t>
        </w:r>
        <w:r w:rsidDel="00000000" w:rsidR="00000000" w:rsidRPr="00000000">
          <w:rPr>
            <w:rtl w:val="0"/>
            <w:rPrChange w:author="Dalton Dahms-Shermer" w:id="5" w:date="2025-02-28T13:12:36Z">
              <w:rPr>
                <w:b w:val="1"/>
                <w:sz w:val="24"/>
                <w:szCs w:val="24"/>
              </w:rPr>
            </w:rPrChange>
          </w:rPr>
          <w:t xml:space="preserve"> (Robby/Erin)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324">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met with Robby and discussed enhancing </w:t>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"https://sempervirensvc.sharepoint.com/:p:/r/sites/OutsideAdvisors/Shared%20Documents/SemperVirens%20Investment%20Advisors/Ecosystem/Accelerator/SemperVirens%20Accelerator_%20LP%20Partner%20Preview.pptx?d=w0b7dec2615a34a7a844af3e5358a0190&amp;csf=1&amp;web=1&amp;e=YZXSQY"</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slides</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to include next steps, workspace for business unit leader identification and creating ease of </w:t>
        </w:r>
        <w:r w:rsidDel="00000000" w:rsidR="00000000" w:rsidRPr="00000000">
          <w:rPr>
            <w:rtl w:val="0"/>
            <w:rPrChange w:author="Dalton Dahms-Shermer" w:id="5" w:date="2025-02-28T13:12:36Z">
              <w:rPr>
                <w:b w:val="1"/>
                <w:sz w:val="24"/>
                <w:szCs w:val="24"/>
              </w:rPr>
            </w:rPrChange>
          </w:rPr>
          <w:t xml:space="preserve">engagement</w:t>
        </w:r>
        <w:r w:rsidDel="00000000" w:rsidR="00000000" w:rsidRPr="00000000">
          <w:rPr>
            <w:rtl w:val="0"/>
            <w:rPrChange w:author="Dalton Dahms-Shermer" w:id="5" w:date="2025-02-28T13:12:36Z">
              <w:rPr>
                <w:b w:val="1"/>
                <w:sz w:val="24"/>
                <w:szCs w:val="24"/>
              </w:rPr>
            </w:rPrChange>
          </w:rPr>
          <w:t xml:space="preserve"> for our partners to </w:t>
        </w:r>
        <w:r w:rsidDel="00000000" w:rsidR="00000000" w:rsidRPr="00000000">
          <w:rPr>
            <w:rtl w:val="0"/>
            <w:rPrChange w:author="Dalton Dahms-Shermer" w:id="5" w:date="2025-02-28T13:12:36Z">
              <w:rPr>
                <w:b w:val="1"/>
                <w:sz w:val="24"/>
                <w:szCs w:val="24"/>
              </w:rPr>
            </w:rPrChange>
          </w:rPr>
          <w:t xml:space="preserve">participate</w:t>
        </w:r>
        <w:r w:rsidDel="00000000" w:rsidR="00000000" w:rsidRPr="00000000">
          <w:rPr>
            <w:rtl w:val="0"/>
            <w:rPrChange w:author="Dalton Dahms-Shermer" w:id="5" w:date="2025-02-28T13:12:36Z">
              <w:rPr>
                <w:b w:val="1"/>
                <w:sz w:val="24"/>
                <w:szCs w:val="24"/>
              </w:rPr>
            </w:rPrChange>
          </w:rPr>
          <w:t xml:space="preserve"> in the upcoming April 8th announcement, May 21st Innovation Day and engage their business unit leaders.</w:t>
        </w:r>
      </w:ins>
    </w:p>
    <w:p w:rsidR="00000000" w:rsidDel="00000000" w:rsidP="00000000" w:rsidRDefault="00000000" w:rsidRPr="00000000" w14:paraId="00000325">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Goal is to have Erin </w:t>
        </w:r>
        <w:r w:rsidDel="00000000" w:rsidR="00000000" w:rsidRPr="00000000">
          <w:fldChar w:fldCharType="begin"/>
        </w:r>
        <w:r w:rsidDel="00000000" w:rsidR="00000000" w:rsidRPr="00000000">
          <w:instrText xml:space="preserve">HYPERLINK "https://docs.google.com/document/d/1yk08bJxSnbDwuWMpTLTLG6t620Pq6uJVlVin-3tt8Fk/edit?usp=sharing"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send communication</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on Monday, March 31st - main message:</w:t>
        </w:r>
      </w:ins>
    </w:p>
    <w:p w:rsidR="00000000" w:rsidDel="00000000" w:rsidP="00000000" w:rsidRDefault="00000000" w:rsidRPr="00000000" w14:paraId="00000326">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Confirm logo use for press release</w:t>
        </w:r>
      </w:ins>
    </w:p>
    <w:p w:rsidR="00000000" w:rsidDel="00000000" w:rsidP="00000000" w:rsidRDefault="00000000" w:rsidRPr="00000000" w14:paraId="00000327">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Skeleton crew join us in SF on May 21st</w:t>
        </w:r>
      </w:ins>
    </w:p>
    <w:p w:rsidR="00000000" w:rsidDel="00000000" w:rsidP="00000000" w:rsidRDefault="00000000" w:rsidRPr="00000000" w14:paraId="00000328">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Send us companies</w:t>
        </w:r>
      </w:ins>
    </w:p>
    <w:p w:rsidR="00000000" w:rsidDel="00000000" w:rsidP="00000000" w:rsidRDefault="00000000" w:rsidRPr="00000000" w14:paraId="00000329">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Start to think about your business unit leaders and schedule time with SV to discuss</w:t>
        </w:r>
        <w:r w:rsidDel="00000000" w:rsidR="00000000" w:rsidRPr="00000000">
          <w:rPr>
            <w:rtl w:val="0"/>
          </w:rPr>
        </w:r>
      </w:ins>
    </w:p>
    <w:p w:rsidR="00000000" w:rsidDel="00000000" w:rsidP="00000000" w:rsidRDefault="00000000" w:rsidRPr="00000000" w14:paraId="0000032A">
      <w:pPr>
        <w:numPr>
          <w:ilvl w:val="0"/>
          <w:numId w:val="17"/>
        </w:numPr>
        <w:ind w:left="72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 May 21st: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32B">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We are confirmed to be hosting the SVA Innovation day on Wednesday, May 21st in SF Bay Area with Sequoia and select strategic partners. </w:t>
        </w:r>
      </w:ins>
    </w:p>
    <w:p w:rsidR="00000000" w:rsidDel="00000000" w:rsidP="00000000" w:rsidRDefault="00000000" w:rsidRPr="00000000" w14:paraId="0000032C">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Maddie is confirming Skybar at Newmark as venue, Dalton to prepare initial programming and event details in draft </w:t>
        </w:r>
      </w:ins>
    </w:p>
    <w:p w:rsidR="00000000" w:rsidDel="00000000" w:rsidP="00000000" w:rsidRDefault="00000000" w:rsidRPr="00000000" w14:paraId="0000032D">
      <w:pPr>
        <w:numPr>
          <w:ilvl w:val="1"/>
          <w:numId w:val="17"/>
        </w:numPr>
        <w:ind w:left="1440" w:hanging="360"/>
        <w:rPr>
          <w:ins w:author="Dalton Dahms-Shermer" w:id="4" w:date="2025-02-28T13:12:36Z"/>
          <w:color w:val="21212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Emily has taken next steps to communicate with the Sequoia unit leaders</w:t>
        </w:r>
      </w:ins>
    </w:p>
    <w:p w:rsidR="00000000" w:rsidDel="00000000" w:rsidP="00000000" w:rsidRDefault="00000000" w:rsidRPr="00000000" w14:paraId="0000032E">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Advisors</w:t>
        </w:r>
        <w:r w:rsidDel="00000000" w:rsidR="00000000" w:rsidRPr="00000000">
          <w:rPr>
            <w:rtl w:val="0"/>
            <w:rPrChange w:author="Dalton Dahms-Shermer" w:id="5" w:date="2025-02-28T13:12:36Z">
              <w:rPr>
                <w:b w:val="1"/>
                <w:sz w:val="24"/>
                <w:szCs w:val="24"/>
              </w:rPr>
            </w:rPrChange>
          </w:rPr>
          <w:t xml:space="preserve"> (Robby/Erin)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32F">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to program advisors to invite to May 21st Innovation Day</w:t>
        </w:r>
        <w:r w:rsidDel="00000000" w:rsidR="00000000" w:rsidRPr="00000000">
          <w:rPr>
            <w:rtl w:val="0"/>
          </w:rPr>
        </w:r>
      </w:ins>
    </w:p>
    <w:p w:rsidR="00000000" w:rsidDel="00000000" w:rsidP="00000000" w:rsidRDefault="00000000" w:rsidRPr="00000000" w14:paraId="00000330">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 Advisor commitments, kick offs and announcement communications to be started</w:t>
        </w:r>
      </w:ins>
    </w:p>
    <w:p w:rsidR="00000000" w:rsidDel="00000000" w:rsidP="00000000" w:rsidRDefault="00000000" w:rsidRPr="00000000" w14:paraId="00000331">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Application/Sourcing</w:t>
        </w:r>
        <w:r w:rsidDel="00000000" w:rsidR="00000000" w:rsidRPr="00000000">
          <w:rPr>
            <w:rtl w:val="0"/>
            <w:rPrChange w:author="Dalton Dahms-Shermer" w:id="5" w:date="2025-02-28T13:12:36Z">
              <w:rPr>
                <w:b w:val="1"/>
                <w:sz w:val="24"/>
                <w:szCs w:val="24"/>
              </w:rPr>
            </w:rPrChange>
          </w:rPr>
          <w:t xml:space="preserve"> (Allison/Erin/Emily) |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332">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(Raquel + Allison)</w:t>
        </w:r>
        <w:r w:rsidDel="00000000" w:rsidR="00000000" w:rsidRPr="00000000">
          <w:rPr>
            <w:rtl w:val="0"/>
            <w:rPrChange w:author="Dalton Dahms-Shermer" w:id="5" w:date="2025-02-28T13:12:36Z">
              <w:rPr>
                <w:b w:val="1"/>
                <w:sz w:val="24"/>
                <w:szCs w:val="24"/>
              </w:rPr>
            </w:rPrChange>
          </w:rPr>
          <w:t xml:space="preserve"> identified short-list of pipeline companies to target outreach early next week, investment team tiering their preferences to invite an exclusive 3-4 companies to participate pushing all through the application and using the rest as back ups/early options for cycle 2!</w:t>
        </w:r>
      </w:ins>
    </w:p>
    <w:p w:rsidR="00000000" w:rsidDel="00000000" w:rsidP="00000000" w:rsidRDefault="00000000" w:rsidRPr="00000000" w14:paraId="00000333">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Shortlist:</w:t>
        </w:r>
      </w:ins>
    </w:p>
    <w:p w:rsidR="00000000" w:rsidDel="00000000" w:rsidP="00000000" w:rsidRDefault="00000000" w:rsidRPr="00000000" w14:paraId="00000334">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Oun Homes</w:t>
        </w:r>
      </w:ins>
    </w:p>
    <w:p w:rsidR="00000000" w:rsidDel="00000000" w:rsidP="00000000" w:rsidRDefault="00000000" w:rsidRPr="00000000" w14:paraId="00000335">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Clasp</w:t>
        </w:r>
      </w:ins>
    </w:p>
    <w:p w:rsidR="00000000" w:rsidDel="00000000" w:rsidP="00000000" w:rsidRDefault="00000000" w:rsidRPr="00000000" w14:paraId="00000336">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Outro</w:t>
        </w:r>
      </w:ins>
    </w:p>
    <w:p w:rsidR="00000000" w:rsidDel="00000000" w:rsidP="00000000" w:rsidRDefault="00000000" w:rsidRPr="00000000" w14:paraId="00000337">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Bordeless AI</w:t>
        </w:r>
      </w:ins>
    </w:p>
    <w:p w:rsidR="00000000" w:rsidDel="00000000" w:rsidP="00000000" w:rsidRDefault="00000000" w:rsidRPr="00000000" w14:paraId="00000338">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Basic Capital</w:t>
        </w:r>
      </w:ins>
    </w:p>
    <w:p w:rsidR="00000000" w:rsidDel="00000000" w:rsidP="00000000" w:rsidRDefault="00000000" w:rsidRPr="00000000" w14:paraId="00000339">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Livez</w:t>
        </w:r>
      </w:ins>
    </w:p>
    <w:p w:rsidR="00000000" w:rsidDel="00000000" w:rsidP="00000000" w:rsidRDefault="00000000" w:rsidRPr="00000000" w14:paraId="0000033A">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When Insurance</w:t>
        </w:r>
      </w:ins>
    </w:p>
    <w:p w:rsidR="00000000" w:rsidDel="00000000" w:rsidP="00000000" w:rsidRDefault="00000000" w:rsidRPr="00000000" w14:paraId="0000033B">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Kept</w:t>
        </w:r>
      </w:ins>
    </w:p>
    <w:p w:rsidR="00000000" w:rsidDel="00000000" w:rsidP="00000000" w:rsidRDefault="00000000" w:rsidRPr="00000000" w14:paraId="0000033C">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Elayne </w:t>
        </w:r>
      </w:ins>
    </w:p>
    <w:p w:rsidR="00000000" w:rsidDel="00000000" w:rsidP="00000000" w:rsidRDefault="00000000" w:rsidRPr="00000000" w14:paraId="0000033D">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Anagram</w:t>
        </w:r>
      </w:ins>
    </w:p>
    <w:p w:rsidR="00000000" w:rsidDel="00000000" w:rsidP="00000000" w:rsidRDefault="00000000" w:rsidRPr="00000000" w14:paraId="0000033E">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Catch Bio</w:t>
        </w:r>
      </w:ins>
    </w:p>
    <w:p w:rsidR="00000000" w:rsidDel="00000000" w:rsidP="00000000" w:rsidRDefault="00000000" w:rsidRPr="00000000" w14:paraId="0000033F">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Defiant</w:t>
        </w:r>
      </w:ins>
    </w:p>
    <w:p w:rsidR="00000000" w:rsidDel="00000000" w:rsidP="00000000" w:rsidRDefault="00000000" w:rsidRPr="00000000" w14:paraId="00000340">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Aligned Marketplace</w:t>
        </w:r>
      </w:ins>
    </w:p>
    <w:p w:rsidR="00000000" w:rsidDel="00000000" w:rsidP="00000000" w:rsidRDefault="00000000" w:rsidRPr="00000000" w14:paraId="00000341">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Chronius Health</w:t>
        </w:r>
        <w:r w:rsidDel="00000000" w:rsidR="00000000" w:rsidRPr="00000000">
          <w:rPr>
            <w:rtl w:val="0"/>
          </w:rPr>
        </w:r>
      </w:ins>
    </w:p>
    <w:p w:rsidR="00000000" w:rsidDel="00000000" w:rsidP="00000000" w:rsidRDefault="00000000" w:rsidRPr="00000000" w14:paraId="00000342">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Robby</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floated the program</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to the Borderless</w:t>
        </w:r>
        <w:r w:rsidDel="00000000" w:rsidR="00000000" w:rsidRPr="00000000">
          <w:rPr>
            <w:rtl w:val="0"/>
            <w:rPrChange w:author="Dalton Dahms-Shermer" w:id="5" w:date="2025-02-28T13:12:36Z">
              <w:rPr>
                <w:b w:val="1"/>
                <w:sz w:val="24"/>
                <w:szCs w:val="24"/>
              </w:rPr>
            </w:rPrChange>
          </w:rPr>
          <w:t xml:space="preserve"> AI founder receiving great feedback and excitement around participating in the first cycle!!</w:t>
        </w:r>
        <w:r w:rsidDel="00000000" w:rsidR="00000000" w:rsidRPr="00000000">
          <w:rPr>
            <w:rtl w:val="0"/>
          </w:rPr>
        </w:r>
      </w:ins>
    </w:p>
    <w:p w:rsidR="00000000" w:rsidDel="00000000" w:rsidP="00000000" w:rsidRDefault="00000000" w:rsidRPr="00000000" w14:paraId="00000343">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Identifying correct tags in affinity to indicate interesting accelerator companies</w:t>
        </w:r>
      </w:ins>
    </w:p>
    <w:p w:rsidR="00000000" w:rsidDel="00000000" w:rsidP="00000000" w:rsidRDefault="00000000" w:rsidRPr="00000000" w14:paraId="00000344">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Legal</w:t>
        </w:r>
        <w:r w:rsidDel="00000000" w:rsidR="00000000" w:rsidRPr="00000000">
          <w:rPr>
            <w:rtl w:val="0"/>
            <w:rPrChange w:author="Dalton Dahms-Shermer" w:id="5" w:date="2025-02-28T13:12:36Z">
              <w:rPr>
                <w:b w:val="1"/>
                <w:sz w:val="24"/>
                <w:szCs w:val="24"/>
              </w:rPr>
            </w:rPrChange>
          </w:rPr>
          <w:t xml:space="preserve"> (Richard/Steve/Erin):  </w:t>
        </w:r>
        <w:r w:rsidDel="00000000" w:rsidR="00000000" w:rsidRPr="00000000">
          <w:rPr>
            <w:rtl w:val="0"/>
            <w:rPrChange w:author="Dalton Dahms-Shermer" w:id="5" w:date="2025-02-28T13:12:36Z">
              <w:rPr>
                <w:b w:val="1"/>
                <w:sz w:val="24"/>
                <w:szCs w:val="24"/>
              </w:rPr>
            </w:rPrChange>
          </w:rPr>
          <w:t xml:space="preserve">ON TRACK</w:t>
        </w:r>
      </w:ins>
    </w:p>
    <w:p w:rsidR="00000000" w:rsidDel="00000000" w:rsidP="00000000" w:rsidRDefault="00000000" w:rsidRPr="00000000" w14:paraId="00000345">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w:t>
        </w:r>
        <w:r w:rsidDel="00000000" w:rsidR="00000000" w:rsidRPr="00000000">
          <w:rPr>
            <w:rtl w:val="0"/>
            <w:rPrChange w:author="Dalton Dahms-Shermer" w:id="5" w:date="2025-02-28T13:12:36Z">
              <w:rPr>
                <w:b w:val="1"/>
                <w:sz w:val="24"/>
                <w:szCs w:val="24"/>
              </w:rPr>
            </w:rPrChange>
          </w:rPr>
          <w:t xml:space="preserve">provided initial </w:t>
        </w:r>
        <w:r w:rsidDel="00000000" w:rsidR="00000000" w:rsidRPr="00000000">
          <w:fldChar w:fldCharType="begin"/>
        </w:r>
        <w:r w:rsidDel="00000000" w:rsidR="00000000" w:rsidRPr="00000000">
          <w:instrText xml:space="preserve">HYPERLINK "https://sempervirensvc.sharepoint.com/sites/OutsideAdvisors/_layouts/15/doc.aspx?sourcedoc=%7b848dd6c4-8c7f-4644-91d7-2fd71a841b42%7d&amp;action=edit"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legal disclaimers</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for SVA application</w:t>
        </w:r>
      </w:ins>
    </w:p>
    <w:p w:rsidR="00000000" w:rsidDel="00000000" w:rsidP="00000000" w:rsidRDefault="00000000" w:rsidRPr="00000000" w14:paraId="00000346">
      <w:pPr>
        <w:numPr>
          <w:ilvl w:val="0"/>
          <w:numId w:val="17"/>
        </w:numPr>
        <w:ind w:left="72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SVA + Canopy Data Infrastructure </w:t>
        </w:r>
        <w:r w:rsidDel="00000000" w:rsidR="00000000" w:rsidRPr="00000000">
          <w:rPr>
            <w:rtl w:val="0"/>
            <w:rPrChange w:author="Dalton Dahms-Shermer" w:id="5" w:date="2025-02-28T13:12:36Z">
              <w:rPr>
                <w:b w:val="1"/>
                <w:sz w:val="24"/>
                <w:szCs w:val="24"/>
              </w:rPr>
            </w:rPrChange>
          </w:rPr>
          <w:t xml:space="preserve">(Franco/Emily/Erin) </w:t>
        </w:r>
      </w:ins>
    </w:p>
    <w:p w:rsidR="00000000" w:rsidDel="00000000" w:rsidP="00000000" w:rsidRDefault="00000000" w:rsidRPr="00000000" w14:paraId="00000347">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Franco and Emily met today to discuss initial data captures for early cycles while building a longer track to meet the following immediate and long-term needs:</w:t>
        </w:r>
      </w:ins>
    </w:p>
    <w:p w:rsidR="00000000" w:rsidDel="00000000" w:rsidP="00000000" w:rsidRDefault="00000000" w:rsidRPr="00000000" w14:paraId="00000348">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Market Map Data</w:t>
        </w:r>
      </w:ins>
    </w:p>
    <w:p w:rsidR="00000000" w:rsidDel="00000000" w:rsidP="00000000" w:rsidRDefault="00000000" w:rsidRPr="00000000" w14:paraId="00000349">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Company Performance Data</w:t>
        </w:r>
      </w:ins>
    </w:p>
    <w:p w:rsidR="00000000" w:rsidDel="00000000" w:rsidP="00000000" w:rsidRDefault="00000000" w:rsidRPr="00000000" w14:paraId="0000034A">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Stakeholder Outputs (Trends &amp; Insights, Company Feedback, etc)</w:t>
        </w:r>
      </w:ins>
    </w:p>
    <w:p w:rsidR="00000000" w:rsidDel="00000000" w:rsidP="00000000" w:rsidRDefault="00000000" w:rsidRPr="00000000" w14:paraId="0000034B">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Performance of SemperSystem + Ability to Deliver</w:t>
        </w:r>
      </w:ins>
    </w:p>
    <w:p w:rsidR="00000000" w:rsidDel="00000000" w:rsidP="00000000" w:rsidRDefault="00000000" w:rsidRPr="00000000" w14:paraId="0000034C">
      <w:pPr>
        <w:numPr>
          <w:ilvl w:val="2"/>
          <w:numId w:val="17"/>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Scaling Delivery</w:t>
        </w:r>
      </w:ins>
    </w:p>
    <w:p w:rsidR="00000000" w:rsidDel="00000000" w:rsidP="00000000" w:rsidRDefault="00000000" w:rsidRPr="00000000" w14:paraId="0000034D">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Identified opportunity to interview strategic partners, advisors, and investors on how they respond to innovation to help inform selection processes - looking to include some form of select interviews at May 21st event. </w:t>
        </w:r>
      </w:ins>
    </w:p>
    <w:p w:rsidR="00000000" w:rsidDel="00000000" w:rsidP="00000000" w:rsidRDefault="00000000" w:rsidRPr="00000000" w14:paraId="0000034E">
      <w:pPr>
        <w:numPr>
          <w:ilvl w:val="1"/>
          <w:numId w:val="17"/>
        </w:numPr>
        <w:ind w:left="144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touchpoint Friday, March 28th with Franco, Bryan, Emily and Dalton (pending Raquel’s availability)</w:t>
        </w:r>
      </w:ins>
    </w:p>
    <w:p w:rsidR="00000000" w:rsidDel="00000000" w:rsidP="00000000" w:rsidRDefault="00000000" w:rsidRPr="00000000" w14:paraId="0000034F">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50">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w:t>
        </w:r>
      </w:ins>
    </w:p>
    <w:p w:rsidR="00000000" w:rsidDel="00000000" w:rsidP="00000000" w:rsidRDefault="00000000" w:rsidRPr="00000000" w14:paraId="00000351">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to define initial tracks for cycle 1 and cycle 2 for review by EOW </w:t>
        </w:r>
      </w:ins>
    </w:p>
    <w:p w:rsidR="00000000" w:rsidDel="00000000" w:rsidP="00000000" w:rsidRDefault="00000000" w:rsidRPr="00000000" w14:paraId="00000352">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to prepare partnership </w:t>
        </w:r>
        <w:r w:rsidDel="00000000" w:rsidR="00000000" w:rsidRPr="00000000">
          <w:rPr>
            <w:rtl w:val="0"/>
            <w:rPrChange w:author="Dalton Dahms-Shermer" w:id="5" w:date="2025-02-28T13:12:36Z">
              <w:rPr>
                <w:b w:val="1"/>
                <w:sz w:val="24"/>
                <w:szCs w:val="24"/>
              </w:rPr>
            </w:rPrChange>
          </w:rPr>
          <w:t xml:space="preserve">communications</w:t>
        </w:r>
        <w:r w:rsidDel="00000000" w:rsidR="00000000" w:rsidRPr="00000000">
          <w:rPr>
            <w:rtl w:val="0"/>
            <w:rPrChange w:author="Dalton Dahms-Shermer" w:id="5" w:date="2025-02-28T13:12:36Z">
              <w:rPr>
                <w:b w:val="1"/>
                <w:sz w:val="24"/>
                <w:szCs w:val="24"/>
              </w:rPr>
            </w:rPrChange>
          </w:rPr>
          <w:t xml:space="preserve"> and enhanced slides for Erin’s send on Monday</w:t>
        </w:r>
      </w:ins>
    </w:p>
    <w:p w:rsidR="00000000" w:rsidDel="00000000" w:rsidP="00000000" w:rsidRDefault="00000000" w:rsidRPr="00000000" w14:paraId="00000353">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Maddie is confirming Skybar at Newmark as venue, Dalton to prepare initial programming and event details in draft </w:t>
        </w:r>
      </w:ins>
    </w:p>
    <w:p w:rsidR="00000000" w:rsidDel="00000000" w:rsidP="00000000" w:rsidRDefault="00000000" w:rsidRPr="00000000" w14:paraId="00000354">
      <w:pPr>
        <w:numPr>
          <w:ilvl w:val="0"/>
          <w:numId w:val="6"/>
        </w:numPr>
        <w:ind w:left="720" w:hanging="360"/>
        <w:rPr>
          <w:ins w:author="Dalton Dahms-Shermer" w:id="4" w:date="2025-02-28T13:12:36Z"/>
          <w:color w:val="21212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Brad/Jonathan designing webpage, one pager</w:t>
        </w:r>
      </w:ins>
    </w:p>
    <w:p w:rsidR="00000000" w:rsidDel="00000000" w:rsidP="00000000" w:rsidRDefault="00000000" w:rsidRPr="00000000" w14:paraId="00000355">
      <w:pPr>
        <w:numPr>
          <w:ilvl w:val="0"/>
          <w:numId w:val="6"/>
        </w:numPr>
        <w:ind w:left="72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w:t>
        </w:r>
        <w:r w:rsidDel="00000000" w:rsidR="00000000" w:rsidRPr="00000000">
          <w:rPr>
            <w:rtl w:val="0"/>
            <w:rPrChange w:author="Dalton Dahms-Shermer" w:id="5" w:date="2025-02-28T13:12:36Z">
              <w:rPr>
                <w:b w:val="1"/>
                <w:sz w:val="24"/>
                <w:szCs w:val="24"/>
              </w:rPr>
            </w:rPrChange>
          </w:rPr>
          <w:t xml:space="preserve"> team tiering their initial pipeline to 3-4 top candidates</w:t>
        </w:r>
        <w:r w:rsidDel="00000000" w:rsidR="00000000" w:rsidRPr="00000000">
          <w:rPr>
            <w:rtl w:val="0"/>
          </w:rPr>
        </w:r>
      </w:ins>
    </w:p>
    <w:p w:rsidR="00000000" w:rsidDel="00000000" w:rsidP="00000000" w:rsidRDefault="00000000" w:rsidRPr="00000000" w14:paraId="00000356">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coordination in motion</w:t>
        </w:r>
      </w:ins>
    </w:p>
    <w:p w:rsidR="00000000" w:rsidDel="00000000" w:rsidP="00000000" w:rsidRDefault="00000000" w:rsidRPr="00000000" w14:paraId="00000357">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Scheduling time with Raquel + Franco to walk through Affinity Market Maps and Market Map Deep Dives that could help inform early programming</w:t>
        </w:r>
      </w:ins>
    </w:p>
    <w:p w:rsidR="00000000" w:rsidDel="00000000" w:rsidP="00000000" w:rsidRDefault="00000000" w:rsidRPr="00000000" w14:paraId="00000358">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 In draft with Erin, ABG/Erin/Dalton meeting with PR Firm on Wednesday, April 2nd to review audience and launch week of April 7th</w:t>
        </w:r>
      </w:ins>
    </w:p>
    <w:p w:rsidR="00000000" w:rsidDel="00000000" w:rsidP="00000000" w:rsidRDefault="00000000" w:rsidRPr="00000000" w14:paraId="00000359">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PTP partnership conversations</w:t>
        </w:r>
      </w:ins>
    </w:p>
    <w:p w:rsidR="00000000" w:rsidDel="00000000" w:rsidP="00000000" w:rsidRDefault="00000000" w:rsidRPr="00000000" w14:paraId="0000035A">
      <w:pPr>
        <w:ind w:left="720" w:firstLine="0"/>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5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ins>
    </w:p>
    <w:p w:rsidR="00000000" w:rsidDel="00000000" w:rsidP="00000000" w:rsidRDefault="00000000" w:rsidRPr="00000000" w14:paraId="0000035C">
      <w:pPr>
        <w:numPr>
          <w:ilvl w:val="0"/>
          <w:numId w:val="5"/>
        </w:numPr>
        <w:ind w:left="720" w:hanging="360"/>
        <w:rPr>
          <w:ins w:author="Dalton Dahms-Shermer" w:id="4" w:date="2025-02-28T13:12:36Z"/>
          <w:color w:val="1155cc"/>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 Communications</w:t>
        </w:r>
      </w:ins>
    </w:p>
    <w:p w:rsidR="00000000" w:rsidDel="00000000" w:rsidP="00000000" w:rsidRDefault="00000000" w:rsidRPr="00000000" w14:paraId="0000035D">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"https://sempervirensvc.sharepoint.com/:p:/r/sites/OutsideAdvisors/Shared%20Documents/SemperVirens%20Investment%20Advisors/Ecosystem/Accelerator/SemperVirens%20Accelerator_%20LP%20Partner%20Preview.pptx?d=w0b7dec2615a34a7a844af3e5358a0190&amp;csf=1&amp;web=1&amp;e=eX7Q4N"</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5E">
      <w:pPr>
        <w:numPr>
          <w:ilvl w:val="0"/>
          <w:numId w:val="5"/>
        </w:numPr>
        <w:ind w:left="720" w:hanging="360"/>
        <w:rPr>
          <w:ins w:author="Dalton Dahms-Shermer" w:id="4" w:date="2025-02-28T13:12:36Z"/>
          <w:color w:val="1155cc"/>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and </w:t>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Communications Plan (SVA Launch)</w:t>
        </w:r>
        <w:r w:rsidDel="00000000" w:rsidR="00000000" w:rsidRPr="00000000">
          <w:fldChar w:fldCharType="end"/>
        </w:r>
        <w:r w:rsidDel="00000000" w:rsidR="00000000" w:rsidRPr="00000000">
          <w:rPr>
            <w:rtl w:val="0"/>
          </w:rPr>
        </w:r>
      </w:ins>
    </w:p>
    <w:p w:rsidR="00000000" w:rsidDel="00000000" w:rsidP="00000000" w:rsidRDefault="00000000" w:rsidRPr="00000000" w14:paraId="0000035F">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"https://docs.google.com/document/d/1oXfuUx2aVCw4T6pQ1uEAi2rSZnvW1NEJ8tfETHP1Co8/edit?usp=sharing"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Press Release</w:t>
        </w:r>
        <w:r w:rsidDel="00000000" w:rsidR="00000000" w:rsidRPr="00000000">
          <w:fldChar w:fldCharType="end"/>
        </w:r>
        <w:r w:rsidDel="00000000" w:rsidR="00000000" w:rsidRPr="00000000">
          <w:rPr>
            <w:rtl w:val="0"/>
          </w:rPr>
        </w:r>
      </w:ins>
    </w:p>
    <w:p w:rsidR="00000000" w:rsidDel="00000000" w:rsidP="00000000" w:rsidRDefault="00000000" w:rsidRPr="00000000" w14:paraId="00000360">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361">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362">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"https://docs.google.com/document/d/1pX21UH_vc_twbuXUTHdOl7UssQ7CV50tK04zOrowMZ4/edit?usp=sharing"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Materials</w:t>
        </w:r>
      </w:ins>
    </w:p>
    <w:p w:rsidR="00000000" w:rsidDel="00000000" w:rsidP="00000000" w:rsidRDefault="00000000" w:rsidRPr="00000000" w14:paraId="00000363">
      <w:pPr>
        <w:numPr>
          <w:ilvl w:val="0"/>
          <w:numId w:val="5"/>
        </w:numPr>
        <w:ind w:left="720" w:hanging="360"/>
        <w:rPr>
          <w:ins w:author="Dalton Dahms-Shermer" w:id="4" w:date="2025-02-28T13:12:36Z"/>
          <w:color w:val="1155cc"/>
        </w:rPr>
      </w:pPr>
      <w:r w:rsidDel="00000000" w:rsidR="00000000" w:rsidRPr="00000000">
        <w:fldChar w:fldCharType="end"/>
      </w:r>
      <w:r w:rsidDel="00000000" w:rsidR="00000000" w:rsidRPr="00000000">
        <w:fldChar w:fldCharType="begin"/>
        <w:instrText xml:space="preserve"> HYPERLINK "https://sequoiaconsulting.qualtrics.com/jfe/preview/previewId/c683348d-d6cb-4d0c-9407-2ce5059a068b/SV_1HPfNW9ieROnS5w?Q_CHL=preview&amp;Q_SurveyVersionID=current"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Qualtrics Form</w:t>
        </w:r>
      </w:ins>
    </w:p>
    <w:p w:rsidR="00000000" w:rsidDel="00000000" w:rsidP="00000000" w:rsidRDefault="00000000" w:rsidRPr="00000000" w14:paraId="00000364">
      <w:pPr>
        <w:numPr>
          <w:ilvl w:val="0"/>
          <w:numId w:val="5"/>
        </w:numPr>
        <w:ind w:left="720" w:hanging="360"/>
        <w:rPr>
          <w:ins w:author="Dalton Dahms-Shermer" w:id="4" w:date="2025-02-28T13:12:36Z"/>
        </w:rPr>
      </w:pPr>
      <w:r w:rsidDel="00000000" w:rsidR="00000000" w:rsidRPr="00000000">
        <w:fldChar w:fldCharType="end"/>
      </w: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Strategy + Project Master Doc</w:t>
        </w:r>
      </w:ins>
    </w:p>
    <w:p w:rsidR="00000000" w:rsidDel="00000000" w:rsidP="00000000" w:rsidRDefault="00000000" w:rsidRPr="00000000" w14:paraId="00000365">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66">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67">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Let me know if you have any immediate questions or concerns. </w:t>
        </w:r>
      </w:ins>
    </w:p>
    <w:p w:rsidR="00000000" w:rsidDel="00000000" w:rsidP="00000000" w:rsidRDefault="00000000" w:rsidRPr="00000000" w14:paraId="00000368">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69">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Best,</w:t>
        </w:r>
      </w:ins>
    </w:p>
    <w:p w:rsidR="00000000" w:rsidDel="00000000" w:rsidP="00000000" w:rsidRDefault="00000000" w:rsidRPr="00000000" w14:paraId="0000036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w:t>
        </w:r>
      </w:ins>
    </w:p>
    <w:p w:rsidR="00000000" w:rsidDel="00000000" w:rsidP="00000000" w:rsidRDefault="00000000" w:rsidRPr="00000000" w14:paraId="0000036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6C">
      <w:pPr>
        <w:pStyle w:val="Heading2"/>
        <w:spacing w:before="240" w:lineRule="auto"/>
        <w:rPr>
          <w:ins w:author="Dalton Dahms-Shermer" w:id="4" w:date="2025-02-28T13:12:36Z"/>
          <w:rPrChange w:author="Dalton Dahms-Shermer" w:id="5" w:date="2025-02-28T13:12:36Z">
            <w:rPr>
              <w:b w:val="1"/>
              <w:sz w:val="24"/>
              <w:szCs w:val="24"/>
            </w:rPr>
          </w:rPrChange>
        </w:rPr>
      </w:pPr>
      <w:ins w:author="Dalton Dahms-Shermer" w:id="4" w:date="2025-02-28T13:12:36Z">
        <w:bookmarkStart w:colFirst="0" w:colLast="0" w:name="_rxxzj4sxldxq" w:id="15"/>
        <w:bookmarkEnd w:id="15"/>
        <w:r w:rsidDel="00000000" w:rsidR="00000000" w:rsidRPr="00000000">
          <w:rPr>
            <w:rtl w:val="0"/>
            <w:rPrChange w:author="Dalton Dahms-Shermer" w:id="5" w:date="2025-02-28T13:12:36Z">
              <w:rPr>
                <w:b w:val="1"/>
                <w:sz w:val="24"/>
                <w:szCs w:val="24"/>
              </w:rPr>
            </w:rPrChange>
          </w:rPr>
          <w:t xml:space="preserve">Update Email - Monday, March </w:t>
        </w:r>
        <w:r w:rsidDel="00000000" w:rsidR="00000000" w:rsidRPr="00000000">
          <w:rPr>
            <w:rtl w:val="0"/>
            <w:rPrChange w:author="Dalton Dahms-Shermer" w:id="5" w:date="2025-02-28T13:12:36Z">
              <w:rPr>
                <w:b w:val="1"/>
                <w:sz w:val="24"/>
                <w:szCs w:val="24"/>
              </w:rPr>
            </w:rPrChange>
          </w:rPr>
          <w:t xml:space="preserve">31</w:t>
        </w:r>
        <w:r w:rsidDel="00000000" w:rsidR="00000000" w:rsidRPr="00000000">
          <w:rPr>
            <w:rtl w:val="0"/>
          </w:rPr>
        </w:r>
      </w:ins>
    </w:p>
    <w:p w:rsidR="00000000" w:rsidDel="00000000" w:rsidP="00000000" w:rsidRDefault="00000000" w:rsidRPr="00000000" w14:paraId="0000036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6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Hi team -</w:t>
        </w:r>
        <w:r w:rsidDel="00000000" w:rsidR="00000000" w:rsidRPr="00000000">
          <w:rPr>
            <w:rtl w:val="0"/>
          </w:rPr>
        </w:r>
      </w:ins>
    </w:p>
    <w:p w:rsidR="00000000" w:rsidDel="00000000" w:rsidP="00000000" w:rsidRDefault="00000000" w:rsidRPr="00000000" w14:paraId="0000036F">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70">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Good morning - happy Monday!</w:t>
        </w:r>
      </w:ins>
    </w:p>
    <w:p w:rsidR="00000000" w:rsidDel="00000000" w:rsidP="00000000" w:rsidRDefault="00000000" w:rsidRPr="00000000" w14:paraId="0000037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7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We are on track to be launch ready by April 8th while simultaneously working with partners, internal stakeholders, and cross canopy collaboration for program delivery. </w:t>
        </w:r>
      </w:ins>
    </w:p>
    <w:p w:rsidR="00000000" w:rsidDel="00000000" w:rsidP="00000000" w:rsidRDefault="00000000" w:rsidRPr="00000000" w14:paraId="0000037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74">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April 8th - Accelerator Launch Readiness:</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375">
      <w:pPr>
        <w:numPr>
          <w:ilvl w:val="0"/>
          <w:numId w:val="21"/>
        </w:numPr>
        <w:ind w:left="72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ins>
    </w:p>
    <w:p w:rsidR="00000000" w:rsidDel="00000000" w:rsidP="00000000" w:rsidRDefault="00000000" w:rsidRPr="00000000" w14:paraId="00000376">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Partnership/Ecosystem Communications</w:t>
        </w:r>
      </w:ins>
    </w:p>
    <w:p w:rsidR="00000000" w:rsidDel="00000000" w:rsidP="00000000" w:rsidRDefault="00000000" w:rsidRPr="00000000" w14:paraId="00000377">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w:t>
        </w:r>
        <w:r w:rsidDel="00000000" w:rsidR="00000000" w:rsidRPr="00000000">
          <w:rPr>
            <w:rtl w:val="0"/>
            <w:rPrChange w:author="Dalton Dahms-Shermer" w:id="5" w:date="2025-02-28T13:12:36Z">
              <w:rPr>
                <w:b w:val="1"/>
                <w:sz w:val="24"/>
                <w:szCs w:val="24"/>
              </w:rPr>
            </w:rPrChange>
          </w:rPr>
          <w:t xml:space="preserve">: Quote/logo approval by Friday, April 4th, meetings scheduled week of April 7th and April 14th to review next steps</w:t>
        </w:r>
      </w:ins>
    </w:p>
    <w:p w:rsidR="00000000" w:rsidDel="00000000" w:rsidP="00000000" w:rsidRDefault="00000000" w:rsidRPr="00000000" w14:paraId="00000378">
      <w:pPr>
        <w:numPr>
          <w:ilvl w:val="2"/>
          <w:numId w:val="21"/>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"https://sempervirensvc.sharepoint.com/:p:/r/sites/OutsideAdvisors/Shared%20Documents/SemperVirens%20Investment%20Advisors/Ecosystem/Accelerator/SemperVirens%20Accelerator_%20LP%20Partner%20Preview.pptx?d=w0b7dec2615a34a7a844af3e5358a0190&amp;csf=1&amp;web=1&amp;e=UzWfNl"</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Updated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79">
      <w:pPr>
        <w:numPr>
          <w:ilvl w:val="2"/>
          <w:numId w:val="21"/>
        </w:numPr>
        <w:ind w:left="2160" w:hanging="360"/>
        <w:rPr>
          <w:ins w:author="Dalton Dahms-Shermer" w:id="4" w:date="2025-02-28T13:12:36Z"/>
          <w:b w:val="1"/>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Dalton/Erin to review and send today, Monday, March 31, drafting communications for application launch blast across ecosystem</w:t>
        </w:r>
        <w:r w:rsidDel="00000000" w:rsidR="00000000" w:rsidRPr="00000000">
          <w:rPr>
            <w:rtl w:val="0"/>
          </w:rPr>
        </w:r>
      </w:ins>
    </w:p>
    <w:p w:rsidR="00000000" w:rsidDel="00000000" w:rsidP="00000000" w:rsidRDefault="00000000" w:rsidRPr="00000000" w14:paraId="0000037A">
      <w:pPr>
        <w:numPr>
          <w:ilvl w:val="1"/>
          <w:numId w:val="21"/>
        </w:numPr>
        <w:ind w:left="1440" w:hanging="360"/>
        <w:rPr>
          <w:ins w:author="Dalton Dahms-Shermer" w:id="4" w:date="2025-02-28T13:12:36Z"/>
          <w:b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w:t>
        </w:r>
      </w:ins>
    </w:p>
    <w:p w:rsidR="00000000" w:rsidDel="00000000" w:rsidP="00000000" w:rsidRDefault="00000000" w:rsidRPr="00000000" w14:paraId="0000037B">
      <w:pPr>
        <w:numPr>
          <w:ilvl w:val="2"/>
          <w:numId w:val="21"/>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"https://docs.google.com/document/d/1oXfuUx2aVCw4T6pQ1uEAi2rSZnvW1NEJ8tfETHP1Co8/edit?usp=sharing"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V.1 Draft </w:t>
        </w:r>
        <w:r w:rsidDel="00000000" w:rsidR="00000000" w:rsidRPr="00000000">
          <w:fldChar w:fldCharType="end"/>
        </w:r>
        <w:r w:rsidDel="00000000" w:rsidR="00000000" w:rsidRPr="00000000">
          <w:rPr>
            <w:rtl w:val="0"/>
          </w:rPr>
        </w:r>
      </w:ins>
    </w:p>
    <w:p w:rsidR="00000000" w:rsidDel="00000000" w:rsidP="00000000" w:rsidRDefault="00000000" w:rsidRPr="00000000" w14:paraId="0000037C">
      <w:pPr>
        <w:numPr>
          <w:ilvl w:val="2"/>
          <w:numId w:val="21"/>
        </w:numPr>
        <w:ind w:left="2160" w:hanging="360"/>
        <w:rPr>
          <w:ins w:author="Dalton Dahms-Shermer" w:id="4" w:date="2025-02-28T13:12:36Z"/>
          <w:b w:val="1"/>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Steps: ABG/Erin/Dalton meeting PR firm on Wednesday, April 2nd</w:t>
        </w:r>
      </w:ins>
    </w:p>
    <w:p w:rsidR="00000000" w:rsidDel="00000000" w:rsidP="00000000" w:rsidRDefault="00000000" w:rsidRPr="00000000" w14:paraId="0000037D">
      <w:pPr>
        <w:numPr>
          <w:ilvl w:val="1"/>
          <w:numId w:val="21"/>
        </w:numPr>
        <w:ind w:left="1440" w:hanging="360"/>
        <w:rPr>
          <w:ins w:author="Dalton Dahms-Shermer" w:id="4" w:date="2025-02-28T13:12:36Z"/>
          <w:b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One Pager</w:t>
        </w:r>
      </w:ins>
    </w:p>
    <w:p w:rsidR="00000000" w:rsidDel="00000000" w:rsidP="00000000" w:rsidRDefault="00000000" w:rsidRPr="00000000" w14:paraId="0000037E">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w:t>
        </w:r>
        <w:r w:rsidDel="00000000" w:rsidR="00000000" w:rsidRPr="00000000">
          <w:rPr>
            <w:rtl w:val="0"/>
            <w:rPrChange w:author="Dalton Dahms-Shermer" w:id="5" w:date="2025-02-28T13:12:36Z">
              <w:rPr>
                <w:b w:val="1"/>
                <w:sz w:val="24"/>
                <w:szCs w:val="24"/>
              </w:rPr>
            </w:rPrChange>
          </w:rPr>
          <w:t xml:space="preserve">: Wednesday, April 2nd</w:t>
        </w:r>
      </w:ins>
    </w:p>
    <w:p w:rsidR="00000000" w:rsidDel="00000000" w:rsidP="00000000" w:rsidRDefault="00000000" w:rsidRPr="00000000" w14:paraId="0000037F">
      <w:pPr>
        <w:numPr>
          <w:ilvl w:val="2"/>
          <w:numId w:val="21"/>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"https://www.dropbox.com/scl/fi/dtn1vxn46p3kqryyknylh/SV-Accelerator-One-Pager_v1.pptx?rlkey=9sfsp5nuq5xfnoaowzqesiwl6&amp;st=j78f46s9&amp;dl=0"</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V.1 Draft</w:t>
        </w:r>
        <w:r w:rsidDel="00000000" w:rsidR="00000000" w:rsidRPr="00000000">
          <w:fldChar w:fldCharType="end"/>
        </w:r>
        <w:r w:rsidDel="00000000" w:rsidR="00000000" w:rsidRPr="00000000">
          <w:rPr>
            <w:rtl w:val="0"/>
          </w:rPr>
        </w:r>
      </w:ins>
    </w:p>
    <w:p w:rsidR="00000000" w:rsidDel="00000000" w:rsidP="00000000" w:rsidRDefault="00000000" w:rsidRPr="00000000" w14:paraId="00000380">
      <w:pPr>
        <w:numPr>
          <w:ilvl w:val="2"/>
          <w:numId w:val="21"/>
        </w:numPr>
        <w:ind w:left="216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Provide feedback to Brad/Marketing</w:t>
        </w:r>
      </w:ins>
    </w:p>
    <w:p w:rsidR="00000000" w:rsidDel="00000000" w:rsidP="00000000" w:rsidRDefault="00000000" w:rsidRPr="00000000" w14:paraId="00000381">
      <w:pPr>
        <w:numPr>
          <w:ilvl w:val="1"/>
          <w:numId w:val="21"/>
        </w:numPr>
        <w:ind w:left="1440" w:hanging="360"/>
        <w:rPr>
          <w:ins w:author="Dalton Dahms-Shermer" w:id="4" w:date="2025-02-28T13:12:36Z"/>
          <w:b w:val="1"/>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Landing Page</w:t>
        </w:r>
      </w:ins>
    </w:p>
    <w:p w:rsidR="00000000" w:rsidDel="00000000" w:rsidP="00000000" w:rsidRDefault="00000000" w:rsidRPr="00000000" w14:paraId="00000382">
      <w:pPr>
        <w:numPr>
          <w:ilvl w:val="2"/>
          <w:numId w:val="21"/>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Friday, April 4th</w:t>
        </w:r>
      </w:ins>
    </w:p>
    <w:p w:rsidR="00000000" w:rsidDel="00000000" w:rsidP="00000000" w:rsidRDefault="00000000" w:rsidRPr="00000000" w14:paraId="00000383">
      <w:pPr>
        <w:numPr>
          <w:ilvl w:val="2"/>
          <w:numId w:val="21"/>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To be modeled after One Pager above</w:t>
        </w:r>
      </w:ins>
    </w:p>
    <w:p w:rsidR="00000000" w:rsidDel="00000000" w:rsidP="00000000" w:rsidRDefault="00000000" w:rsidRPr="00000000" w14:paraId="00000384">
      <w:pPr>
        <w:numPr>
          <w:ilvl w:val="2"/>
          <w:numId w:val="21"/>
        </w:numPr>
        <w:ind w:left="216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Finalize once based on One Pager, Dalton to gain Wix access</w:t>
        </w:r>
      </w:ins>
    </w:p>
    <w:p w:rsidR="00000000" w:rsidDel="00000000" w:rsidP="00000000" w:rsidRDefault="00000000" w:rsidRPr="00000000" w14:paraId="00000385">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Social Cards for LinkedIn</w:t>
        </w:r>
      </w:ins>
    </w:p>
    <w:p w:rsidR="00000000" w:rsidDel="00000000" w:rsidP="00000000" w:rsidRDefault="00000000" w:rsidRPr="00000000" w14:paraId="00000386">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Friday, April 4th</w:t>
        </w:r>
      </w:ins>
    </w:p>
    <w:p w:rsidR="00000000" w:rsidDel="00000000" w:rsidP="00000000" w:rsidRDefault="00000000" w:rsidRPr="00000000" w14:paraId="00000387">
      <w:pPr>
        <w:numPr>
          <w:ilvl w:val="2"/>
          <w:numId w:val="21"/>
        </w:numPr>
        <w:ind w:left="2160" w:hanging="360"/>
        <w:rPr>
          <w:ins w:author="Dalton Dahms-Shermer" w:id="4" w:date="2025-02-28T13:12:36Z"/>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 design with Brad/Marketing</w:t>
        </w:r>
      </w:ins>
    </w:p>
    <w:p w:rsidR="00000000" w:rsidDel="00000000" w:rsidP="00000000" w:rsidRDefault="00000000" w:rsidRPr="00000000" w14:paraId="00000388">
      <w:pPr>
        <w:numPr>
          <w:ilvl w:val="1"/>
          <w:numId w:val="21"/>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Legal</w:t>
        </w:r>
        <w:r w:rsidDel="00000000" w:rsidR="00000000" w:rsidRPr="00000000">
          <w:rPr>
            <w:rtl w:val="0"/>
            <w:rPrChange w:author="Dalton Dahms-Shermer" w:id="5" w:date="2025-02-28T13:12:36Z">
              <w:rPr>
                <w:b w:val="1"/>
                <w:sz w:val="24"/>
                <w:szCs w:val="24"/>
              </w:rPr>
            </w:rPrChange>
          </w:rPr>
          <w:t xml:space="preserve"> (Richard/Steve/Erin): </w:t>
        </w:r>
        <w:r w:rsidDel="00000000" w:rsidR="00000000" w:rsidRPr="00000000">
          <w:rPr>
            <w:rtl w:val="0"/>
          </w:rPr>
        </w:r>
      </w:ins>
    </w:p>
    <w:p w:rsidR="00000000" w:rsidDel="00000000" w:rsidP="00000000" w:rsidRDefault="00000000" w:rsidRPr="00000000" w14:paraId="00000389">
      <w:pPr>
        <w:numPr>
          <w:ilvl w:val="2"/>
          <w:numId w:val="21"/>
        </w:numPr>
        <w:ind w:left="216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w:t>
        </w:r>
        <w:r w:rsidDel="00000000" w:rsidR="00000000" w:rsidRPr="00000000">
          <w:rPr>
            <w:rtl w:val="0"/>
            <w:rPrChange w:author="Dalton Dahms-Shermer" w:id="5" w:date="2025-02-28T13:12:36Z">
              <w:rPr>
                <w:b w:val="1"/>
                <w:sz w:val="24"/>
                <w:szCs w:val="24"/>
              </w:rPr>
            </w:rPrChange>
          </w:rPr>
          <w:t xml:space="preserve">approved initial </w:t>
        </w:r>
        <w:r w:rsidDel="00000000" w:rsidR="00000000" w:rsidRPr="00000000">
          <w:fldChar w:fldCharType="begin"/>
        </w:r>
        <w:r w:rsidDel="00000000" w:rsidR="00000000" w:rsidRPr="00000000">
          <w:instrText xml:space="preserve">HYPERLINK "https://sempervirensvc.sharepoint.com/sites/OutsideAdvisors/_layouts/15/doc.aspx?sourcedoc=%7b848dd6c4-8c7f-4644-91d7-2fd71a841b42%7d&amp;action=edit"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legal disclaimers</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for SVA application</w:t>
        </w:r>
      </w:ins>
    </w:p>
    <w:p w:rsidR="00000000" w:rsidDel="00000000" w:rsidP="00000000" w:rsidRDefault="00000000" w:rsidRPr="00000000" w14:paraId="0000038A">
      <w:pPr>
        <w:numPr>
          <w:ilvl w:val="2"/>
          <w:numId w:val="21"/>
        </w:numPr>
        <w:ind w:left="216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 </w:t>
        </w:r>
        <w:r w:rsidDel="00000000" w:rsidR="00000000" w:rsidRPr="00000000">
          <w:rPr>
            <w:rtl w:val="0"/>
            <w:rPrChange w:author="Dalton Dahms-Shermer" w:id="5" w:date="2025-02-28T13:12:36Z">
              <w:rPr>
                <w:b w:val="1"/>
                <w:sz w:val="24"/>
                <w:szCs w:val="24"/>
              </w:rPr>
            </w:rPrChange>
          </w:rPr>
          <w:t xml:space="preserve">prepping Term Sheets/Other Necessary Documentation for Cycle 1 negotiations  </w:t>
        </w:r>
      </w:ins>
    </w:p>
    <w:p w:rsidR="00000000" w:rsidDel="00000000" w:rsidP="00000000" w:rsidRDefault="00000000" w:rsidRPr="00000000" w14:paraId="0000038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8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SemperVirens Accelerator Program Build</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38D">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Program Definition </w:t>
        </w:r>
        <w:r w:rsidDel="00000000" w:rsidR="00000000" w:rsidRPr="00000000">
          <w:rPr>
            <w:rtl w:val="0"/>
            <w:rPrChange w:author="Dalton Dahms-Shermer" w:id="5" w:date="2025-02-28T13:12:36Z">
              <w:rPr>
                <w:b w:val="1"/>
                <w:sz w:val="24"/>
                <w:szCs w:val="24"/>
              </w:rPr>
            </w:rPrChange>
          </w:rPr>
          <w:t xml:space="preserve">(Dalton/Erin/Platform)</w:t>
        </w:r>
      </w:ins>
    </w:p>
    <w:p w:rsidR="00000000" w:rsidDel="00000000" w:rsidP="00000000" w:rsidRDefault="00000000" w:rsidRPr="00000000" w14:paraId="0000038E">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Initial journey map created </w:t>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here</w:t>
        </w:r>
        <w:r w:rsidDel="00000000" w:rsidR="00000000" w:rsidRPr="00000000">
          <w:fldChar w:fldCharType="end"/>
        </w:r>
        <w:r w:rsidDel="00000000" w:rsidR="00000000" w:rsidRPr="00000000">
          <w:rPr>
            <w:rtl w:val="0"/>
          </w:rPr>
        </w:r>
      </w:ins>
    </w:p>
    <w:p w:rsidR="00000000" w:rsidDel="00000000" w:rsidP="00000000" w:rsidRDefault="00000000" w:rsidRPr="00000000" w14:paraId="0000038F">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w:t>
        </w:r>
        <w:r w:rsidDel="00000000" w:rsidR="00000000" w:rsidRPr="00000000">
          <w:rPr>
            <w:rtl w:val="0"/>
            <w:rPrChange w:author="Dalton Dahms-Shermer" w:id="5" w:date="2025-02-28T13:12:36Z">
              <w:rPr>
                <w:b w:val="1"/>
                <w:sz w:val="24"/>
                <w:szCs w:val="24"/>
              </w:rPr>
            </w:rPrChange>
          </w:rPr>
          <w:t xml:space="preserve">Dalton + Erin to define initial tracks for cycle 1 and cycle 2 for review</w:t>
        </w:r>
        <w:r w:rsidDel="00000000" w:rsidR="00000000" w:rsidRPr="00000000">
          <w:rPr>
            <w:rtl w:val="0"/>
          </w:rPr>
        </w:r>
      </w:ins>
    </w:p>
    <w:p w:rsidR="00000000" w:rsidDel="00000000" w:rsidP="00000000" w:rsidRDefault="00000000" w:rsidRPr="00000000" w14:paraId="00000390">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 May 21st </w:t>
        </w:r>
        <w:r w:rsidDel="00000000" w:rsidR="00000000" w:rsidRPr="00000000">
          <w:rPr>
            <w:rtl w:val="0"/>
            <w:rPrChange w:author="Dalton Dahms-Shermer" w:id="5" w:date="2025-02-28T13:12:36Z">
              <w:rPr>
                <w:b w:val="1"/>
                <w:sz w:val="24"/>
                <w:szCs w:val="24"/>
              </w:rPr>
            </w:rPrChange>
          </w:rPr>
          <w:t xml:space="preserve">(Emily/Dalton/Maddie)</w:t>
        </w:r>
        <w:r w:rsidDel="00000000" w:rsidR="00000000" w:rsidRPr="00000000">
          <w:rPr>
            <w:rtl w:val="0"/>
          </w:rPr>
        </w:r>
      </w:ins>
    </w:p>
    <w:p w:rsidR="00000000" w:rsidDel="00000000" w:rsidP="00000000" w:rsidRDefault="00000000" w:rsidRPr="00000000" w14:paraId="00000391">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We are confirmed to be hosting the SVA Innovation day on Wednesday, May 21st in SF Bay Area with Sequoia and select strategic partners. </w:t>
        </w:r>
      </w:ins>
    </w:p>
    <w:p w:rsidR="00000000" w:rsidDel="00000000" w:rsidP="00000000" w:rsidRDefault="00000000" w:rsidRPr="00000000" w14:paraId="00000392">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Maddie is confirming Skybar at Newmark as venue, Dalton to prepare initial programming and event details in draft, Emily has taken next steps to communicate with the Sequoia unit leaders, Erin/Robby to invite strategic partners</w:t>
        </w:r>
      </w:ins>
    </w:p>
    <w:p w:rsidR="00000000" w:rsidDel="00000000" w:rsidP="00000000" w:rsidRDefault="00000000" w:rsidRPr="00000000" w14:paraId="00000393">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Advisors</w:t>
        </w:r>
        <w:r w:rsidDel="00000000" w:rsidR="00000000" w:rsidRPr="00000000">
          <w:rPr>
            <w:rtl w:val="0"/>
            <w:rPrChange w:author="Dalton Dahms-Shermer" w:id="5" w:date="2025-02-28T13:12:36Z">
              <w:rPr>
                <w:b w:val="1"/>
                <w:sz w:val="24"/>
                <w:szCs w:val="24"/>
              </w:rPr>
            </w:rPrChange>
          </w:rPr>
          <w:t xml:space="preserve"> (Robby/Erin)</w:t>
        </w:r>
        <w:r w:rsidDel="00000000" w:rsidR="00000000" w:rsidRPr="00000000">
          <w:rPr>
            <w:rtl w:val="0"/>
          </w:rPr>
        </w:r>
      </w:ins>
    </w:p>
    <w:p w:rsidR="00000000" w:rsidDel="00000000" w:rsidP="00000000" w:rsidRDefault="00000000" w:rsidRPr="00000000" w14:paraId="00000394">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to program advisors to invite to May 21st Innovation Day</w:t>
        </w:r>
      </w:ins>
    </w:p>
    <w:p w:rsidR="00000000" w:rsidDel="00000000" w:rsidP="00000000" w:rsidRDefault="00000000" w:rsidRPr="00000000" w14:paraId="00000395">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Advisor commitments, kick offs and announcement communications to be started</w:t>
        </w:r>
      </w:ins>
    </w:p>
    <w:p w:rsidR="00000000" w:rsidDel="00000000" w:rsidP="00000000" w:rsidRDefault="00000000" w:rsidRPr="00000000" w14:paraId="00000396">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Sourcing</w:t>
        </w:r>
        <w:r w:rsidDel="00000000" w:rsidR="00000000" w:rsidRPr="00000000">
          <w:rPr>
            <w:rtl w:val="0"/>
            <w:rPrChange w:author="Dalton Dahms-Shermer" w:id="5" w:date="2025-02-28T13:12:36Z">
              <w:rPr>
                <w:b w:val="1"/>
                <w:sz w:val="24"/>
                <w:szCs w:val="24"/>
              </w:rPr>
            </w:rPrChange>
          </w:rPr>
          <w:t xml:space="preserve"> (Allison/Erin/Emily)</w:t>
        </w:r>
        <w:r w:rsidDel="00000000" w:rsidR="00000000" w:rsidRPr="00000000">
          <w:rPr>
            <w:rtl w:val="0"/>
          </w:rPr>
        </w:r>
      </w:ins>
    </w:p>
    <w:p w:rsidR="00000000" w:rsidDel="00000000" w:rsidP="00000000" w:rsidRDefault="00000000" w:rsidRPr="00000000" w14:paraId="00000397">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Cycle 1 participant selections targetting April 10th</w:t>
        </w:r>
      </w:ins>
    </w:p>
    <w:p w:rsidR="00000000" w:rsidDel="00000000" w:rsidP="00000000" w:rsidRDefault="00000000" w:rsidRPr="00000000" w14:paraId="00000398">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(Raquel + Allison) </w:t>
        </w:r>
        <w:r w:rsidDel="00000000" w:rsidR="00000000" w:rsidRPr="00000000">
          <w:rPr>
            <w:rtl w:val="0"/>
            <w:rPrChange w:author="Dalton Dahms-Shermer" w:id="5" w:date="2025-02-28T13:12:36Z">
              <w:rPr>
                <w:b w:val="1"/>
                <w:sz w:val="24"/>
                <w:szCs w:val="24"/>
              </w:rPr>
            </w:rPrChange>
          </w:rPr>
          <w:t xml:space="preserve">identified a short-list</w:t>
        </w:r>
        <w:r w:rsidDel="00000000" w:rsidR="00000000" w:rsidRPr="00000000">
          <w:rPr>
            <w:rtl w:val="0"/>
            <w:rPrChange w:author="Dalton Dahms-Shermer" w:id="5" w:date="2025-02-28T13:12:36Z">
              <w:rPr>
                <w:b w:val="1"/>
                <w:sz w:val="24"/>
                <w:szCs w:val="24"/>
              </w:rPr>
            </w:rPrChange>
          </w:rPr>
          <w:t xml:space="preserve"> of pipeline companies to target outreach early next week, investment team tiering their preferences to invite an exclusive 3-4 companies to participate pushing all through the application and using the rest as back ups/early options for cycle 2!</w:t>
        </w:r>
      </w:ins>
    </w:p>
    <w:p w:rsidR="00000000" w:rsidDel="00000000" w:rsidP="00000000" w:rsidRDefault="00000000" w:rsidRPr="00000000" w14:paraId="00000399">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Shortlist:</w:t>
        </w:r>
      </w:ins>
    </w:p>
    <w:p w:rsidR="00000000" w:rsidDel="00000000" w:rsidP="00000000" w:rsidRDefault="00000000" w:rsidRPr="00000000" w14:paraId="0000039A">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Oun Homes</w:t>
        </w:r>
      </w:ins>
    </w:p>
    <w:p w:rsidR="00000000" w:rsidDel="00000000" w:rsidP="00000000" w:rsidRDefault="00000000" w:rsidRPr="00000000" w14:paraId="0000039B">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Clasp</w:t>
        </w:r>
      </w:ins>
    </w:p>
    <w:p w:rsidR="00000000" w:rsidDel="00000000" w:rsidP="00000000" w:rsidRDefault="00000000" w:rsidRPr="00000000" w14:paraId="0000039C">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Outro</w:t>
        </w:r>
      </w:ins>
    </w:p>
    <w:p w:rsidR="00000000" w:rsidDel="00000000" w:rsidP="00000000" w:rsidRDefault="00000000" w:rsidRPr="00000000" w14:paraId="0000039D">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Bordeless AI</w:t>
        </w:r>
      </w:ins>
    </w:p>
    <w:p w:rsidR="00000000" w:rsidDel="00000000" w:rsidP="00000000" w:rsidRDefault="00000000" w:rsidRPr="00000000" w14:paraId="0000039E">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Basic Capital</w:t>
        </w:r>
      </w:ins>
    </w:p>
    <w:p w:rsidR="00000000" w:rsidDel="00000000" w:rsidP="00000000" w:rsidRDefault="00000000" w:rsidRPr="00000000" w14:paraId="0000039F">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Livez</w:t>
        </w:r>
      </w:ins>
    </w:p>
    <w:p w:rsidR="00000000" w:rsidDel="00000000" w:rsidP="00000000" w:rsidRDefault="00000000" w:rsidRPr="00000000" w14:paraId="000003A0">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When Insurance</w:t>
        </w:r>
      </w:ins>
    </w:p>
    <w:p w:rsidR="00000000" w:rsidDel="00000000" w:rsidP="00000000" w:rsidRDefault="00000000" w:rsidRPr="00000000" w14:paraId="000003A1">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Kept</w:t>
        </w:r>
      </w:ins>
    </w:p>
    <w:p w:rsidR="00000000" w:rsidDel="00000000" w:rsidP="00000000" w:rsidRDefault="00000000" w:rsidRPr="00000000" w14:paraId="000003A2">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Elayne </w:t>
        </w:r>
      </w:ins>
    </w:p>
    <w:p w:rsidR="00000000" w:rsidDel="00000000" w:rsidP="00000000" w:rsidRDefault="00000000" w:rsidRPr="00000000" w14:paraId="000003A3">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Anagram</w:t>
        </w:r>
      </w:ins>
    </w:p>
    <w:p w:rsidR="00000000" w:rsidDel="00000000" w:rsidP="00000000" w:rsidRDefault="00000000" w:rsidRPr="00000000" w14:paraId="000003A4">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Catch Bio</w:t>
        </w:r>
      </w:ins>
    </w:p>
    <w:p w:rsidR="00000000" w:rsidDel="00000000" w:rsidP="00000000" w:rsidRDefault="00000000" w:rsidRPr="00000000" w14:paraId="000003A5">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Defiant</w:t>
        </w:r>
      </w:ins>
    </w:p>
    <w:p w:rsidR="00000000" w:rsidDel="00000000" w:rsidP="00000000" w:rsidRDefault="00000000" w:rsidRPr="00000000" w14:paraId="000003A6">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Aligned Marketplace</w:t>
        </w:r>
      </w:ins>
    </w:p>
    <w:p w:rsidR="00000000" w:rsidDel="00000000" w:rsidP="00000000" w:rsidRDefault="00000000" w:rsidRPr="00000000" w14:paraId="000003A7">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Chronius Health</w:t>
        </w:r>
      </w:ins>
    </w:p>
    <w:p w:rsidR="00000000" w:rsidDel="00000000" w:rsidP="00000000" w:rsidRDefault="00000000" w:rsidRPr="00000000" w14:paraId="000003A8">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Robby</w:t>
        </w:r>
        <w:r w:rsidDel="00000000" w:rsidR="00000000" w:rsidRPr="00000000">
          <w:rPr>
            <w:rtl w:val="0"/>
            <w:rPrChange w:author="Dalton Dahms-Shermer" w:id="5" w:date="2025-02-28T13:12:36Z">
              <w:rPr>
                <w:b w:val="1"/>
                <w:sz w:val="24"/>
                <w:szCs w:val="24"/>
              </w:rPr>
            </w:rPrChange>
          </w:rPr>
          <w:t xml:space="preserve"> confirmed to the Borderless AI founder receiving great feedback and excitement around participating in the first cycle!!</w:t>
        </w:r>
      </w:ins>
    </w:p>
    <w:p w:rsidR="00000000" w:rsidDel="00000000" w:rsidP="00000000" w:rsidRDefault="00000000" w:rsidRPr="00000000" w14:paraId="000003A9">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Identifying correct tags in affinity to indicate interesting accelerator companies</w:t>
        </w:r>
      </w:ins>
    </w:p>
    <w:p w:rsidR="00000000" w:rsidDel="00000000" w:rsidP="00000000" w:rsidRDefault="00000000" w:rsidRPr="00000000" w14:paraId="000003AA">
      <w:pPr>
        <w:numPr>
          <w:ilvl w:val="0"/>
          <w:numId w:val="17"/>
        </w:numPr>
        <w:ind w:left="72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SVA + Canopy Data Infrastructure </w:t>
        </w:r>
        <w:r w:rsidDel="00000000" w:rsidR="00000000" w:rsidRPr="00000000">
          <w:rPr>
            <w:rtl w:val="0"/>
            <w:rPrChange w:author="Dalton Dahms-Shermer" w:id="5" w:date="2025-02-28T13:12:36Z">
              <w:rPr>
                <w:b w:val="1"/>
                <w:sz w:val="24"/>
                <w:szCs w:val="24"/>
              </w:rPr>
            </w:rPrChange>
          </w:rPr>
          <w:t xml:space="preserve">(Franco/Emily/Erin) </w:t>
        </w:r>
      </w:ins>
    </w:p>
    <w:p w:rsidR="00000000" w:rsidDel="00000000" w:rsidP="00000000" w:rsidRDefault="00000000" w:rsidRPr="00000000" w14:paraId="000003AB">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Franco and Emily met last week to discuss initial data captures for early cycles while building a longer track to meet the following immediate and long-term needs:</w:t>
        </w:r>
      </w:ins>
    </w:p>
    <w:p w:rsidR="00000000" w:rsidDel="00000000" w:rsidP="00000000" w:rsidRDefault="00000000" w:rsidRPr="00000000" w14:paraId="000003AC">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Market Map Data</w:t>
        </w:r>
      </w:ins>
    </w:p>
    <w:p w:rsidR="00000000" w:rsidDel="00000000" w:rsidP="00000000" w:rsidRDefault="00000000" w:rsidRPr="00000000" w14:paraId="000003AD">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Company Performance Data</w:t>
        </w:r>
      </w:ins>
    </w:p>
    <w:p w:rsidR="00000000" w:rsidDel="00000000" w:rsidP="00000000" w:rsidRDefault="00000000" w:rsidRPr="00000000" w14:paraId="000003AE">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Stakeholder Outputs (Trends &amp; Insights, Company Feedback, etc)</w:t>
        </w:r>
      </w:ins>
    </w:p>
    <w:p w:rsidR="00000000" w:rsidDel="00000000" w:rsidP="00000000" w:rsidRDefault="00000000" w:rsidRPr="00000000" w14:paraId="000003AF">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Performance of SemperSystem + Ability to Deliver</w:t>
        </w:r>
      </w:ins>
    </w:p>
    <w:p w:rsidR="00000000" w:rsidDel="00000000" w:rsidP="00000000" w:rsidRDefault="00000000" w:rsidRPr="00000000" w14:paraId="000003B0">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Scaling Delivery</w:t>
        </w:r>
      </w:ins>
    </w:p>
    <w:p w:rsidR="00000000" w:rsidDel="00000000" w:rsidP="00000000" w:rsidRDefault="00000000" w:rsidRPr="00000000" w14:paraId="000003B1">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Dalton providing affinity market map categorization, scheduling next touchpoint week of March 31</w:t>
        </w:r>
      </w:ins>
    </w:p>
    <w:p w:rsidR="00000000" w:rsidDel="00000000" w:rsidP="00000000" w:rsidRDefault="00000000" w:rsidRPr="00000000" w14:paraId="000003B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B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w:t>
        </w:r>
      </w:ins>
    </w:p>
    <w:p w:rsidR="00000000" w:rsidDel="00000000" w:rsidP="00000000" w:rsidRDefault="00000000" w:rsidRPr="00000000" w14:paraId="000003B4">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 In draft with Erin, ABG/Erin/Dalton meeting with PR Firm on Wednesday, April 2nd to review audience and launch week of April 7th</w:t>
        </w:r>
      </w:ins>
    </w:p>
    <w:p w:rsidR="00000000" w:rsidDel="00000000" w:rsidP="00000000" w:rsidRDefault="00000000" w:rsidRPr="00000000" w14:paraId="000003B5">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Erin to send partnership communications and enhanced slides </w:t>
        </w:r>
      </w:ins>
    </w:p>
    <w:p w:rsidR="00000000" w:rsidDel="00000000" w:rsidP="00000000" w:rsidRDefault="00000000" w:rsidRPr="00000000" w14:paraId="000003B6">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Dalton/Erin to define initial tracks for cycle 1 and cycle 2 for review </w:t>
        </w:r>
      </w:ins>
    </w:p>
    <w:p w:rsidR="00000000" w:rsidDel="00000000" w:rsidP="00000000" w:rsidRDefault="00000000" w:rsidRPr="00000000" w14:paraId="000003B7">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coordination in motion, </w:t>
        </w:r>
        <w:r w:rsidDel="00000000" w:rsidR="00000000" w:rsidRPr="00000000">
          <w:rPr>
            <w:rtl w:val="0"/>
            <w:rPrChange w:author="Dalton Dahms-Shermer" w:id="5" w:date="2025-02-28T13:12:36Z">
              <w:rPr>
                <w:b w:val="1"/>
                <w:sz w:val="24"/>
                <w:szCs w:val="24"/>
              </w:rPr>
            </w:rPrChange>
          </w:rPr>
          <w:t xml:space="preserve">Maddie is confirming Skybar at Newmark as venue, Dalton to prepare initial programming and event details in draft </w:t>
        </w:r>
      </w:ins>
    </w:p>
    <w:p w:rsidR="00000000" w:rsidDel="00000000" w:rsidP="00000000" w:rsidRDefault="00000000" w:rsidRPr="00000000" w14:paraId="000003B8">
      <w:pPr>
        <w:numPr>
          <w:ilvl w:val="0"/>
          <w:numId w:val="6"/>
        </w:numPr>
        <w:ind w:left="720" w:hanging="360"/>
        <w:rPr>
          <w:ins w:author="Dalton Dahms-Shermer" w:id="4" w:date="2025-02-28T13:12:36Z"/>
          <w:color w:val="21212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Erin/Dalton/Emily/Allison/Robby/Raquel to provide feedback needed for one pager, webpage</w:t>
        </w:r>
      </w:ins>
    </w:p>
    <w:p w:rsidR="00000000" w:rsidDel="00000000" w:rsidP="00000000" w:rsidRDefault="00000000" w:rsidRPr="00000000" w14:paraId="000003B9">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tiering their initial pipeline to 3-4 top candidates</w:t>
        </w:r>
      </w:ins>
    </w:p>
    <w:p w:rsidR="00000000" w:rsidDel="00000000" w:rsidP="00000000" w:rsidRDefault="00000000" w:rsidRPr="00000000" w14:paraId="000003BA">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Scheduling time with Raquel + Franco to walk through Affinity Market Maps and Market Map Deep Dives that could help inform early programming</w:t>
        </w:r>
      </w:ins>
    </w:p>
    <w:p w:rsidR="00000000" w:rsidDel="00000000" w:rsidP="00000000" w:rsidRDefault="00000000" w:rsidRPr="00000000" w14:paraId="000003BB">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PTP partnership conversations</w:t>
        </w:r>
      </w:ins>
    </w:p>
    <w:p w:rsidR="00000000" w:rsidDel="00000000" w:rsidP="00000000" w:rsidRDefault="00000000" w:rsidRPr="00000000" w14:paraId="000003BC">
      <w:pPr>
        <w:ind w:left="720" w:firstLine="0"/>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B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ins>
    </w:p>
    <w:p w:rsidR="00000000" w:rsidDel="00000000" w:rsidP="00000000" w:rsidRDefault="00000000" w:rsidRPr="00000000" w14:paraId="000003BE">
      <w:pPr>
        <w:numPr>
          <w:ilvl w:val="0"/>
          <w:numId w:val="5"/>
        </w:numPr>
        <w:ind w:left="720" w:hanging="360"/>
        <w:rPr>
          <w:ins w:author="Dalton Dahms-Shermer" w:id="4" w:date="2025-02-28T13:12:36Z"/>
          <w:color w:val="1155cc"/>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 Communications</w:t>
        </w:r>
      </w:ins>
    </w:p>
    <w:p w:rsidR="00000000" w:rsidDel="00000000" w:rsidP="00000000" w:rsidRDefault="00000000" w:rsidRPr="00000000" w14:paraId="000003BF">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"https://sempervirensvc.sharepoint.com/:p:/r/sites/OutsideAdvisors/Shared%20Documents/SemperVirens%20Investment%20Advisors/Ecosystem/Accelerator/SemperVirens%20Accelerator_%20LP%20Partner%20Preview.pptx?d=w0b7dec2615a34a7a844af3e5358a0190&amp;csf=1&amp;web=1&amp;e=eX7Q4N"</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C0">
      <w:pPr>
        <w:numPr>
          <w:ilvl w:val="0"/>
          <w:numId w:val="5"/>
        </w:numPr>
        <w:ind w:left="720" w:hanging="360"/>
        <w:rPr>
          <w:ins w:author="Dalton Dahms-Shermer" w:id="4" w:date="2025-02-28T13:12:36Z"/>
          <w:color w:val="1155cc"/>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and </w:t>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Communications Plan (SVA Launch)</w:t>
        </w:r>
        <w:r w:rsidDel="00000000" w:rsidR="00000000" w:rsidRPr="00000000">
          <w:fldChar w:fldCharType="end"/>
        </w:r>
        <w:r w:rsidDel="00000000" w:rsidR="00000000" w:rsidRPr="00000000">
          <w:rPr>
            <w:rtl w:val="0"/>
          </w:rPr>
        </w:r>
      </w:ins>
    </w:p>
    <w:p w:rsidR="00000000" w:rsidDel="00000000" w:rsidP="00000000" w:rsidRDefault="00000000" w:rsidRPr="00000000" w14:paraId="000003C1">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"https://docs.google.com/document/d/1oXfuUx2aVCw4T6pQ1uEAi2rSZnvW1NEJ8tfETHP1Co8/edit?usp=sharing"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w:t>
        </w:r>
      </w:ins>
    </w:p>
    <w:p w:rsidR="00000000" w:rsidDel="00000000" w:rsidP="00000000" w:rsidRDefault="00000000" w:rsidRPr="00000000" w14:paraId="000003C2">
      <w:pPr>
        <w:numPr>
          <w:ilvl w:val="0"/>
          <w:numId w:val="5"/>
        </w:numPr>
        <w:ind w:left="720" w:hanging="360"/>
        <w:rPr>
          <w:ins w:author="Dalton Dahms-Shermer" w:id="4" w:date="2025-02-28T13:12:36Z"/>
          <w:color w:val="1155cc"/>
          <w:u w:val="none"/>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"https://www.dropbox.com/scl/fi/dtn1vxn46p3kqryyknylh/SV-Accelerator-One-Pager_v1.pptx?rlkey=9sfsp5nuq5xfnoaowzqesiwl6&amp;st=j78f46s9&amp;dl=0"</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One Pager</w:t>
        </w:r>
        <w:r w:rsidDel="00000000" w:rsidR="00000000" w:rsidRPr="00000000">
          <w:fldChar w:fldCharType="end"/>
        </w:r>
        <w:r w:rsidDel="00000000" w:rsidR="00000000" w:rsidRPr="00000000">
          <w:rPr>
            <w:rtl w:val="0"/>
          </w:rPr>
        </w:r>
      </w:ins>
    </w:p>
    <w:p w:rsidR="00000000" w:rsidDel="00000000" w:rsidP="00000000" w:rsidRDefault="00000000" w:rsidRPr="00000000" w14:paraId="000003C3">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3C4">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3C5">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"https://docs.google.com/document/d/1pX21UH_vc_twbuXUTHdOl7UssQ7CV50tK04zOrowMZ4/edit?usp=sharing"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Materials</w:t>
        </w:r>
      </w:ins>
    </w:p>
    <w:p w:rsidR="00000000" w:rsidDel="00000000" w:rsidP="00000000" w:rsidRDefault="00000000" w:rsidRPr="00000000" w14:paraId="000003C6">
      <w:pPr>
        <w:numPr>
          <w:ilvl w:val="0"/>
          <w:numId w:val="5"/>
        </w:numPr>
        <w:ind w:left="720" w:hanging="360"/>
        <w:rPr>
          <w:ins w:author="Dalton Dahms-Shermer" w:id="4" w:date="2025-02-28T13:12:36Z"/>
          <w:color w:val="1155cc"/>
        </w:rPr>
      </w:pPr>
      <w:r w:rsidDel="00000000" w:rsidR="00000000" w:rsidRPr="00000000">
        <w:fldChar w:fldCharType="end"/>
      </w:r>
      <w:r w:rsidDel="00000000" w:rsidR="00000000" w:rsidRPr="00000000">
        <w:fldChar w:fldCharType="begin"/>
        <w:instrText xml:space="preserve"> HYPERLINK "https://sequoiaconsulting.qualtrics.com/jfe/preview/previewId/c683348d-d6cb-4d0c-9407-2ce5059a068b/SV_1HPfNW9ieROnS5w?Q_CHL=preview&amp;Q_SurveyVersionID=current"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Qualtrics Form</w:t>
        </w:r>
      </w:ins>
    </w:p>
    <w:p w:rsidR="00000000" w:rsidDel="00000000" w:rsidP="00000000" w:rsidRDefault="00000000" w:rsidRPr="00000000" w14:paraId="000003C7">
      <w:pPr>
        <w:numPr>
          <w:ilvl w:val="0"/>
          <w:numId w:val="5"/>
        </w:numPr>
        <w:ind w:left="720" w:hanging="360"/>
        <w:rPr>
          <w:ins w:author="Dalton Dahms-Shermer" w:id="4" w:date="2025-02-28T13:12:36Z"/>
        </w:rPr>
      </w:pPr>
      <w:r w:rsidDel="00000000" w:rsidR="00000000" w:rsidRPr="00000000">
        <w:fldChar w:fldCharType="end"/>
      </w: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Strategy + Project Master Doc</w:t>
        </w:r>
      </w:ins>
    </w:p>
    <w:p w:rsidR="00000000" w:rsidDel="00000000" w:rsidP="00000000" w:rsidRDefault="00000000" w:rsidRPr="00000000" w14:paraId="000003C8">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3C9">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C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Let me know if you have any immediate questions or concerns. </w:t>
        </w:r>
      </w:ins>
    </w:p>
    <w:p w:rsidR="00000000" w:rsidDel="00000000" w:rsidP="00000000" w:rsidRDefault="00000000" w:rsidRPr="00000000" w14:paraId="000003C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C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Best,</w:t>
        </w:r>
      </w:ins>
    </w:p>
    <w:p w:rsidR="00000000" w:rsidDel="00000000" w:rsidP="00000000" w:rsidRDefault="00000000" w:rsidRPr="00000000" w14:paraId="000003C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w:t>
        </w:r>
      </w:ins>
    </w:p>
    <w:p w:rsidR="00000000" w:rsidDel="00000000" w:rsidP="00000000" w:rsidRDefault="00000000" w:rsidRPr="00000000" w14:paraId="000003C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CF">
      <w:pPr>
        <w:pStyle w:val="Heading2"/>
        <w:spacing w:before="240" w:lineRule="auto"/>
        <w:rPr>
          <w:ins w:author="Dalton Dahms-Shermer" w:id="4" w:date="2025-02-28T13:12:36Z"/>
          <w:rPrChange w:author="Dalton Dahms-Shermer" w:id="5" w:date="2025-02-28T13:12:36Z">
            <w:rPr>
              <w:b w:val="1"/>
              <w:sz w:val="24"/>
              <w:szCs w:val="24"/>
            </w:rPr>
          </w:rPrChange>
        </w:rPr>
      </w:pPr>
      <w:ins w:author="Dalton Dahms-Shermer" w:id="4" w:date="2025-02-28T13:12:36Z">
        <w:bookmarkStart w:colFirst="0" w:colLast="0" w:name="_dh9t4scktwn1" w:id="16"/>
        <w:bookmarkEnd w:id="16"/>
        <w:r w:rsidDel="00000000" w:rsidR="00000000" w:rsidRPr="00000000">
          <w:rPr>
            <w:rtl w:val="0"/>
            <w:rPrChange w:author="Dalton Dahms-Shermer" w:id="5" w:date="2025-02-28T13:12:36Z">
              <w:rPr>
                <w:b w:val="1"/>
                <w:sz w:val="24"/>
                <w:szCs w:val="24"/>
              </w:rPr>
            </w:rPrChange>
          </w:rPr>
          <w:t xml:space="preserve">Update Email - Wednesday, April </w:t>
        </w:r>
        <w:r w:rsidDel="00000000" w:rsidR="00000000" w:rsidRPr="00000000">
          <w:rPr>
            <w:rtl w:val="0"/>
            <w:rPrChange w:author="Dalton Dahms-Shermer" w:id="5" w:date="2025-02-28T13:12:36Z">
              <w:rPr>
                <w:b w:val="1"/>
                <w:sz w:val="24"/>
                <w:szCs w:val="24"/>
              </w:rPr>
            </w:rPrChange>
          </w:rPr>
          <w:t xml:space="preserve">2</w:t>
        </w:r>
        <w:r w:rsidDel="00000000" w:rsidR="00000000" w:rsidRPr="00000000">
          <w:rPr>
            <w:rtl w:val="0"/>
          </w:rPr>
        </w:r>
      </w:ins>
    </w:p>
    <w:p w:rsidR="00000000" w:rsidDel="00000000" w:rsidP="00000000" w:rsidRDefault="00000000" w:rsidRPr="00000000" w14:paraId="000003D0">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Hi team -</w:t>
        </w:r>
        <w:r w:rsidDel="00000000" w:rsidR="00000000" w:rsidRPr="00000000">
          <w:rPr>
            <w:rtl w:val="0"/>
          </w:rPr>
        </w:r>
      </w:ins>
    </w:p>
    <w:p w:rsidR="00000000" w:rsidDel="00000000" w:rsidP="00000000" w:rsidRDefault="00000000" w:rsidRPr="00000000" w14:paraId="000003D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Exciting new developments as we continue to drive toward launch!</w:t>
        </w:r>
      </w:ins>
    </w:p>
    <w:p w:rsidR="00000000" w:rsidDel="00000000" w:rsidP="00000000" w:rsidRDefault="00000000" w:rsidRPr="00000000" w14:paraId="000003D4">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5">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We spoke with our media consultant today, and she confirmed what we already knew, the SemperVirens Accelerator will generate serious interest. </w:t>
        </w:r>
        <w:r w:rsidDel="00000000" w:rsidR="00000000" w:rsidRPr="00000000">
          <w:rPr>
            <w:rtl w:val="0"/>
            <w:rPrChange w:author="Dalton Dahms-Shermer" w:id="5" w:date="2025-02-28T13:12:36Z">
              <w:rPr>
                <w:b w:val="1"/>
                <w:sz w:val="24"/>
                <w:szCs w:val="24"/>
              </w:rPr>
            </w:rPrChange>
          </w:rPr>
          <w:t xml:space="preserve">She is planning to pitch our story to The Information, Axios, and WSJ Pro-Venture Capital!</w:t>
        </w:r>
      </w:ins>
    </w:p>
    <w:p w:rsidR="00000000" w:rsidDel="00000000" w:rsidP="00000000" w:rsidRDefault="00000000" w:rsidRPr="00000000" w14:paraId="000003D6">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7">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To ensure maximum visibility and impact,while allowing us to </w:t>
        </w:r>
        <w:r w:rsidDel="00000000" w:rsidR="00000000" w:rsidRPr="00000000">
          <w:rPr>
            <w:rtl w:val="0"/>
            <w:rPrChange w:author="Dalton Dahms-Shermer" w:id="5" w:date="2025-02-28T13:12:36Z">
              <w:rPr>
                <w:b w:val="1"/>
                <w:sz w:val="24"/>
                <w:szCs w:val="24"/>
              </w:rPr>
            </w:rPrChange>
          </w:rPr>
          <w:t xml:space="preserve">maintain</w:t>
        </w:r>
        <w:r w:rsidDel="00000000" w:rsidR="00000000" w:rsidRPr="00000000">
          <w:rPr>
            <w:rtl w:val="0"/>
            <w:rPrChange w:author="Dalton Dahms-Shermer" w:id="5" w:date="2025-02-28T13:12:36Z">
              <w:rPr>
                <w:b w:val="1"/>
                <w:sz w:val="24"/>
                <w:szCs w:val="24"/>
              </w:rPr>
            </w:rPrChange>
          </w:rPr>
          <w:t xml:space="preserve"> the appeal of the </w:t>
        </w:r>
        <w:r w:rsidDel="00000000" w:rsidR="00000000" w:rsidRPr="00000000">
          <w:rPr>
            <w:rtl w:val="0"/>
            <w:rPrChange w:author="Dalton Dahms-Shermer" w:id="5" w:date="2025-02-28T13:12:36Z">
              <w:rPr>
                <w:b w:val="1"/>
                <w:sz w:val="24"/>
                <w:szCs w:val="24"/>
              </w:rPr>
            </w:rPrChange>
          </w:rPr>
          <w:t xml:space="preserve">exclusive</w:t>
        </w:r>
        <w:r w:rsidDel="00000000" w:rsidR="00000000" w:rsidRPr="00000000">
          <w:rPr>
            <w:rtl w:val="0"/>
            <w:rPrChange w:author="Dalton Dahms-Shermer" w:id="5" w:date="2025-02-28T13:12:36Z">
              <w:rPr>
                <w:b w:val="1"/>
                <w:sz w:val="24"/>
                <w:szCs w:val="24"/>
              </w:rPr>
            </w:rPrChange>
          </w:rPr>
          <w:t xml:space="preserve"> story for a big splash, we’re recommending the following </w:t>
        </w:r>
        <w:r w:rsidDel="00000000" w:rsidR="00000000" w:rsidRPr="00000000">
          <w:rPr>
            <w:rtl w:val="0"/>
            <w:rPrChange w:author="Dalton Dahms-Shermer" w:id="5" w:date="2025-02-28T13:12:36Z">
              <w:rPr>
                <w:b w:val="1"/>
                <w:sz w:val="24"/>
                <w:szCs w:val="24"/>
              </w:rPr>
            </w:rPrChange>
          </w:rPr>
          <w:t xml:space="preserve">adjustments</w:t>
        </w:r>
        <w:r w:rsidDel="00000000" w:rsidR="00000000" w:rsidRPr="00000000">
          <w:rPr>
            <w:rtl w:val="0"/>
            <w:rPrChange w:author="Dalton Dahms-Shermer" w:id="5" w:date="2025-02-28T13:12:36Z">
              <w:rPr>
                <w:b w:val="1"/>
                <w:sz w:val="24"/>
                <w:szCs w:val="24"/>
              </w:rPr>
            </w:rPrChange>
          </w:rPr>
          <w:t xml:space="preserve"> to our approach and timeline:</w:t>
        </w:r>
      </w:ins>
    </w:p>
    <w:p w:rsidR="00000000" w:rsidDel="00000000" w:rsidP="00000000" w:rsidRDefault="00000000" w:rsidRPr="00000000" w14:paraId="000003D8">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9">
      <w:pPr>
        <w:numPr>
          <w:ilvl w:val="0"/>
          <w:numId w:val="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April 8th - Soft Launch: </w:t>
        </w:r>
        <w:r w:rsidDel="00000000" w:rsidR="00000000" w:rsidRPr="00000000">
          <w:rPr>
            <w:rtl w:val="0"/>
            <w:rPrChange w:author="Dalton Dahms-Shermer" w:id="5" w:date="2025-02-28T13:12:36Z">
              <w:rPr>
                <w:b w:val="1"/>
                <w:sz w:val="24"/>
                <w:szCs w:val="24"/>
              </w:rPr>
            </w:rPrChange>
          </w:rPr>
          <w:t xml:space="preserve">This will be a targeted announcement to our ecosystem, including LPs, advisors, founders, and SemperVirens Summit attendees requesting referrals and applications. The application will be live, but non-discoverable online and shared through direct communications.</w:t>
        </w:r>
      </w:ins>
    </w:p>
    <w:p w:rsidR="00000000" w:rsidDel="00000000" w:rsidP="00000000" w:rsidRDefault="00000000" w:rsidRPr="00000000" w14:paraId="000003D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B">
      <w:pPr>
        <w:ind w:left="0" w:firstLine="0"/>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w:t>
        </w:r>
        <w:r w:rsidDel="00000000" w:rsidR="00000000" w:rsidRPr="00000000">
          <w:rPr>
            <w:rtl w:val="0"/>
            <w:rPrChange w:author="Dalton Dahms-Shermer" w:id="5" w:date="2025-02-28T13:12:36Z">
              <w:rPr>
                <w:b w:val="1"/>
                <w:sz w:val="24"/>
                <w:szCs w:val="24"/>
              </w:rPr>
            </w:rPrChange>
          </w:rPr>
          <w:t xml:space="preserve">ependent on when media picks up the story - we can be flexible as the first cohort will be hand selected and a stream of applications coming in from the ecosystem</w:t>
        </w:r>
        <w:r w:rsidDel="00000000" w:rsidR="00000000" w:rsidRPr="00000000">
          <w:rPr>
            <w:rtl w:val="0"/>
          </w:rPr>
        </w:r>
      </w:ins>
    </w:p>
    <w:p w:rsidR="00000000" w:rsidDel="00000000" w:rsidP="00000000" w:rsidRDefault="00000000" w:rsidRPr="00000000" w14:paraId="000003DC">
      <w:pPr>
        <w:ind w:left="0" w:firstLine="0"/>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DD">
      <w:pPr>
        <w:numPr>
          <w:ilvl w:val="0"/>
          <w:numId w:val="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^Targeting</w:t>
        </w:r>
        <w:r w:rsidDel="00000000" w:rsidR="00000000" w:rsidRPr="00000000">
          <w:rPr>
            <w:rtl w:val="0"/>
            <w:rPrChange w:author="Dalton Dahms-Shermer" w:id="5" w:date="2025-02-28T13:12:36Z">
              <w:rPr>
                <w:b w:val="1"/>
                <w:sz w:val="24"/>
                <w:szCs w:val="24"/>
              </w:rPr>
            </w:rPrChange>
          </w:rPr>
          <w:t xml:space="preserve"> April 15th</w:t>
        </w:r>
        <w:r w:rsidDel="00000000" w:rsidR="00000000" w:rsidRPr="00000000">
          <w:rPr>
            <w:rtl w:val="0"/>
            <w:rPrChange w:author="Dalton Dahms-Shermer" w:id="5" w:date="2025-02-28T13:12:36Z">
              <w:rPr>
                <w:b w:val="1"/>
                <w:sz w:val="24"/>
                <w:szCs w:val="24"/>
              </w:rPr>
            </w:rPrChange>
          </w:rPr>
          <w:t xml:space="preserve"> - Public Launch:</w:t>
        </w:r>
        <w:r w:rsidDel="00000000" w:rsidR="00000000" w:rsidRPr="00000000">
          <w:rPr>
            <w:rtl w:val="0"/>
            <w:rPrChange w:author="Dalton Dahms-Shermer" w:id="5" w:date="2025-02-28T13:12:36Z">
              <w:rPr>
                <w:b w:val="1"/>
                <w:sz w:val="24"/>
                <w:szCs w:val="24"/>
              </w:rPr>
            </w:rPrChange>
          </w:rPr>
          <w:t xml:space="preserve"> A broader push with an exclusive press release, a Transform Live interview, partnership media kits, and coordinated social media campaigns.</w:t>
          <w:br w:type="textWrapping"/>
        </w:r>
      </w:ins>
    </w:p>
    <w:p w:rsidR="00000000" w:rsidDel="00000000" w:rsidP="00000000" w:rsidRDefault="00000000" w:rsidRPr="00000000" w14:paraId="000003D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This also allows us additional time to confirm our partnership logo/quotes to really drive home the impact we are looking to make with the accelerator! </w:t>
        </w:r>
      </w:ins>
    </w:p>
    <w:p w:rsidR="00000000" w:rsidDel="00000000" w:rsidP="00000000" w:rsidRDefault="00000000" w:rsidRPr="00000000" w14:paraId="000003DF">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E0">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Please see the </w:t>
        </w:r>
        <w:r w:rsidDel="00000000" w:rsidR="00000000" w:rsidRPr="00000000">
          <w:rPr>
            <w:rtl w:val="0"/>
            <w:rPrChange w:author="Dalton Dahms-Shermer" w:id="5" w:date="2025-02-28T13:12:36Z">
              <w:rPr>
                <w:b w:val="1"/>
                <w:sz w:val="24"/>
                <w:szCs w:val="24"/>
              </w:rPr>
            </w:rPrChange>
          </w:rPr>
          <w:t xml:space="preserve">updated</w:t>
        </w:r>
        <w:r w:rsidDel="00000000" w:rsidR="00000000" w:rsidRPr="00000000">
          <w:rPr>
            <w:rtl w:val="0"/>
            <w:rPrChange w:author="Dalton Dahms-Shermer" w:id="5" w:date="2025-02-28T13:12:36Z">
              <w:rPr>
                <w:b w:val="1"/>
                <w:sz w:val="24"/>
                <w:szCs w:val="24"/>
              </w:rPr>
            </w:rPrChange>
          </w:rPr>
          <w:t xml:space="preserve"> plan below.</w:t>
        </w:r>
      </w:ins>
    </w:p>
    <w:p w:rsidR="00000000" w:rsidDel="00000000" w:rsidP="00000000" w:rsidRDefault="00000000" w:rsidRPr="00000000" w14:paraId="000003E1">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E2">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April 8th - Accelerator Launch Readiness: </w:t>
        </w:r>
        <w:r w:rsidDel="00000000" w:rsidR="00000000" w:rsidRPr="00000000">
          <w:rPr>
            <w:rtl w:val="0"/>
            <w:rPrChange w:author="Dalton Dahms-Shermer" w:id="5" w:date="2025-02-28T13:12:36Z">
              <w:rPr>
                <w:b w:val="1"/>
                <w:sz w:val="24"/>
                <w:szCs w:val="24"/>
              </w:rPr>
            </w:rPrChange>
          </w:rPr>
          <w:t xml:space="preserve">ON TRACK w/ PLAN ADJUSTMENTS* </w:t>
        </w:r>
      </w:ins>
    </w:p>
    <w:p w:rsidR="00000000" w:rsidDel="00000000" w:rsidP="00000000" w:rsidRDefault="00000000" w:rsidRPr="00000000" w14:paraId="000003E3">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*timeline adjustments to </w:t>
        </w:r>
        <w:r w:rsidDel="00000000" w:rsidR="00000000" w:rsidRPr="00000000">
          <w:rPr>
            <w:rtl w:val="0"/>
            <w:rPrChange w:author="Dalton Dahms-Shermer" w:id="5" w:date="2025-02-28T13:12:36Z">
              <w:rPr>
                <w:b w:val="1"/>
                <w:sz w:val="24"/>
                <w:szCs w:val="24"/>
              </w:rPr>
            </w:rPrChange>
          </w:rPr>
          <w:t xml:space="preserve">assets</w:t>
        </w:r>
        <w:r w:rsidDel="00000000" w:rsidR="00000000" w:rsidRPr="00000000">
          <w:rPr>
            <w:rtl w:val="0"/>
            <w:rPrChange w:author="Dalton Dahms-Shermer" w:id="5" w:date="2025-02-28T13:12:36Z">
              <w:rPr>
                <w:b w:val="1"/>
                <w:sz w:val="24"/>
                <w:szCs w:val="24"/>
              </w:rPr>
            </w:rPrChange>
          </w:rPr>
          <w:t xml:space="preserve"> needed have an </w:t>
        </w:r>
        <w:r w:rsidDel="00000000" w:rsidR="00000000" w:rsidRPr="00000000">
          <w:rPr>
            <w:rtl w:val="0"/>
            <w:rPrChange w:author="Dalton Dahms-Shermer" w:id="5" w:date="2025-02-28T13:12:36Z">
              <w:rPr>
                <w:b w:val="1"/>
                <w:sz w:val="24"/>
                <w:szCs w:val="24"/>
              </w:rPr>
            </w:rPrChange>
          </w:rPr>
          <w:t xml:space="preserve">asterisk</w:t>
        </w:r>
        <w:r w:rsidDel="00000000" w:rsidR="00000000" w:rsidRPr="00000000">
          <w:rPr>
            <w:rtl w:val="0"/>
            <w:rPrChange w:author="Dalton Dahms-Shermer" w:id="5" w:date="2025-02-28T13:12:36Z">
              <w:rPr>
                <w:b w:val="1"/>
                <w:sz w:val="24"/>
                <w:szCs w:val="24"/>
              </w:rPr>
            </w:rPrChange>
          </w:rPr>
          <w:t xml:space="preserve"> - good news, this gives us a bit more time on a few items*</w:t>
        </w:r>
        <w:r w:rsidDel="00000000" w:rsidR="00000000" w:rsidRPr="00000000">
          <w:rPr>
            <w:rtl w:val="0"/>
          </w:rPr>
        </w:r>
      </w:ins>
    </w:p>
    <w:p w:rsidR="00000000" w:rsidDel="00000000" w:rsidP="00000000" w:rsidRDefault="00000000" w:rsidRPr="00000000" w14:paraId="000003E4">
      <w:pPr>
        <w:numPr>
          <w:ilvl w:val="0"/>
          <w:numId w:val="21"/>
        </w:numPr>
        <w:ind w:left="72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ins>
    </w:p>
    <w:p w:rsidR="00000000" w:rsidDel="00000000" w:rsidP="00000000" w:rsidRDefault="00000000" w:rsidRPr="00000000" w14:paraId="000003E5">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Partnership/Ecosystem Communications</w:t>
        </w:r>
      </w:ins>
    </w:p>
    <w:p w:rsidR="00000000" w:rsidDel="00000000" w:rsidP="00000000" w:rsidRDefault="00000000" w:rsidRPr="00000000" w14:paraId="000003E6">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Quote/logo approval in motion </w:t>
        </w:r>
        <w:r w:rsidDel="00000000" w:rsidR="00000000" w:rsidRPr="00000000">
          <w:rPr>
            <w:rtl w:val="0"/>
            <w:rPrChange w:author="Dalton Dahms-Shermer" w:id="5" w:date="2025-02-28T13:12:36Z">
              <w:rPr>
                <w:b w:val="1"/>
                <w:sz w:val="24"/>
                <w:szCs w:val="24"/>
              </w:rPr>
            </w:rPrChange>
          </w:rPr>
          <w:t xml:space="preserve">targeting mid-next week with live </w:t>
        </w:r>
        <w:r w:rsidDel="00000000" w:rsidR="00000000" w:rsidRPr="00000000">
          <w:rPr>
            <w:rtl w:val="0"/>
            <w:rPrChange w:author="Dalton Dahms-Shermer" w:id="5" w:date="2025-02-28T13:12:36Z">
              <w:rPr>
                <w:b w:val="1"/>
                <w:sz w:val="24"/>
                <w:szCs w:val="24"/>
              </w:rPr>
            </w:rPrChange>
          </w:rPr>
          <w:t xml:space="preserve">meetings week of April 14th to review next steps</w:t>
        </w:r>
      </w:ins>
    </w:p>
    <w:p w:rsidR="00000000" w:rsidDel="00000000" w:rsidP="00000000" w:rsidRDefault="00000000" w:rsidRPr="00000000" w14:paraId="000003E7">
      <w:pPr>
        <w:numPr>
          <w:ilvl w:val="2"/>
          <w:numId w:val="21"/>
        </w:numPr>
        <w:ind w:left="2160" w:hanging="360"/>
        <w:rPr>
          <w:ins w:author="Dalton Dahms-Shermer" w:id="4" w:date="2025-02-28T13:12:36Z"/>
        </w:rPr>
      </w:pPr>
      <w:r w:rsidDel="00000000" w:rsidR="00000000" w:rsidRPr="00000000">
        <w:fldChar w:fldCharType="begin"/>
        <w:instrText xml:space="preserve"> HYPERLINK "https://sempervirensvc.sharepoint.com/:p:/r/sites/OutsideAdvisors/Shared%20Documents/SemperVirens%20Investment%20Advisors/Ecosystem/Accelerator/SemperVirens%20Accelerator_%20LP%20Partner%20Preview.pptx?d=w0b7dec2615a34a7a844af3e5358a0190&amp;csf=1&amp;web=1&amp;e=UzWfNl"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Updated Slides</w:t>
        </w:r>
      </w:ins>
    </w:p>
    <w:p w:rsidR="00000000" w:rsidDel="00000000" w:rsidP="00000000" w:rsidRDefault="00000000" w:rsidRPr="00000000" w14:paraId="000003E8">
      <w:pPr>
        <w:numPr>
          <w:ilvl w:val="2"/>
          <w:numId w:val="21"/>
        </w:numPr>
        <w:ind w:left="2160" w:hanging="360"/>
        <w:rPr>
          <w:ins w:author="Dalton Dahms-Shermer" w:id="4" w:date="2025-02-28T13:12:36Z"/>
        </w:rPr>
      </w:pPr>
      <w:r w:rsidDel="00000000" w:rsidR="00000000" w:rsidRPr="00000000">
        <w:fldChar w:fldCharType="end"/>
      </w:r>
      <w:ins w:author="Dalton Dahms-Shermer" w:id="4" w:date="2025-02-28T13:12:36Z">
        <w:r w:rsidDel="00000000" w:rsidR="00000000" w:rsidRPr="00000000">
          <w:rPr>
            <w:rtl w:val="0"/>
            <w:rPrChange w:author="Dalton Dahms-Shermer" w:id="5" w:date="2025-02-28T13:12:36Z">
              <w:rPr>
                <w:b w:val="1"/>
                <w:sz w:val="24"/>
                <w:szCs w:val="24"/>
              </w:rPr>
            </w:rPrChange>
          </w:rPr>
          <w:t xml:space="preserve">ADP</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approved</w:t>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"https://sempervirensvc.sharepoint.com/:p:/r/sites/OutsideAdvisors/Shared%20Documents/SemperVirens%20Investment%20Advisors/Ecosystem/Accelerator/SemperVirens%20Accelerator_%20LP%20Partner%20Preview.pptx?d=w0b7dec2615a34a7a844af3e5358a0190&amp;csf=1&amp;web=1&amp;e=UzWfNl"</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logo usage today! Others to follow shortly.</w:t>
        </w:r>
        <w:r w:rsidDel="00000000" w:rsidR="00000000" w:rsidRPr="00000000">
          <w:fldChar w:fldCharType="end"/>
        </w:r>
        <w:r w:rsidDel="00000000" w:rsidR="00000000" w:rsidRPr="00000000">
          <w:rPr>
            <w:rtl w:val="0"/>
          </w:rPr>
        </w:r>
      </w:ins>
    </w:p>
    <w:p w:rsidR="00000000" w:rsidDel="00000000" w:rsidP="00000000" w:rsidRDefault="00000000" w:rsidRPr="00000000" w14:paraId="000003E9">
      <w:pPr>
        <w:numPr>
          <w:ilvl w:val="2"/>
          <w:numId w:val="21"/>
        </w:numPr>
        <w:ind w:left="2160" w:hanging="360"/>
        <w:rPr>
          <w:ins w:author="Dalton Dahms-Shermer" w:id="4" w:date="2025-02-28T13:12:36Z"/>
          <w:b w:val="1"/>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Awaiting logo approval</w:t>
        </w:r>
        <w:r w:rsidDel="00000000" w:rsidR="00000000" w:rsidRPr="00000000">
          <w:rPr>
            <w:rtl w:val="0"/>
          </w:rPr>
        </w:r>
      </w:ins>
    </w:p>
    <w:p w:rsidR="00000000" w:rsidDel="00000000" w:rsidP="00000000" w:rsidRDefault="00000000" w:rsidRPr="00000000" w14:paraId="000003EA">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w:t>
        </w:r>
      </w:ins>
    </w:p>
    <w:p w:rsidR="00000000" w:rsidDel="00000000" w:rsidP="00000000" w:rsidRDefault="00000000" w:rsidRPr="00000000" w14:paraId="000003EB">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Media consultant to encourage news orgs to pick up the story, ^*</w:t>
        </w:r>
        <w:r w:rsidDel="00000000" w:rsidR="00000000" w:rsidRPr="00000000">
          <w:rPr>
            <w:rtl w:val="0"/>
            <w:rPrChange w:author="Dalton Dahms-Shermer" w:id="5" w:date="2025-02-28T13:12:36Z">
              <w:rPr>
                <w:b w:val="1"/>
                <w:sz w:val="24"/>
                <w:szCs w:val="24"/>
              </w:rPr>
            </w:rPrChange>
          </w:rPr>
          <w:t xml:space="preserve">timeline is media dependent</w:t>
        </w:r>
      </w:ins>
    </w:p>
    <w:p w:rsidR="00000000" w:rsidDel="00000000" w:rsidP="00000000" w:rsidRDefault="00000000" w:rsidRPr="00000000" w14:paraId="000003EC">
      <w:pPr>
        <w:numPr>
          <w:ilvl w:val="2"/>
          <w:numId w:val="21"/>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"https://docs.google.com/document/d/1oXfuUx2aVCw4T6pQ1uEAi2rSZnvW1NEJ8tfETHP1Co8/edit?usp=sharing"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V.2 Draft in motion</w:t>
        </w:r>
        <w:r w:rsidDel="00000000" w:rsidR="00000000" w:rsidRPr="00000000">
          <w:fldChar w:fldCharType="end"/>
        </w:r>
        <w:r w:rsidDel="00000000" w:rsidR="00000000" w:rsidRPr="00000000">
          <w:rPr>
            <w:rtl w:val="0"/>
          </w:rPr>
        </w:r>
      </w:ins>
    </w:p>
    <w:p w:rsidR="00000000" w:rsidDel="00000000" w:rsidP="00000000" w:rsidRDefault="00000000" w:rsidRPr="00000000" w14:paraId="000003ED">
      <w:pPr>
        <w:numPr>
          <w:ilvl w:val="2"/>
          <w:numId w:val="21"/>
        </w:numPr>
        <w:ind w:left="2160" w:hanging="360"/>
        <w:rPr>
          <w:ins w:author="Dalton Dahms-Shermer" w:id="4" w:date="2025-02-28T13:12:36Z"/>
          <w:b w:val="1"/>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Steps: Erin to provide next pass of edits, media consultant to review and begin shopping to news orgs.</w:t>
        </w:r>
      </w:ins>
    </w:p>
    <w:p w:rsidR="00000000" w:rsidDel="00000000" w:rsidP="00000000" w:rsidRDefault="00000000" w:rsidRPr="00000000" w14:paraId="000003EE">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One Pager</w:t>
        </w:r>
      </w:ins>
    </w:p>
    <w:p w:rsidR="00000000" w:rsidDel="00000000" w:rsidP="00000000" w:rsidRDefault="00000000" w:rsidRPr="00000000" w14:paraId="000003EF">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w:t>
        </w:r>
        <w:r w:rsidDel="00000000" w:rsidR="00000000" w:rsidRPr="00000000">
          <w:rPr>
            <w:rtl w:val="0"/>
            <w:rPrChange w:author="Dalton Dahms-Shermer" w:id="5" w:date="2025-02-28T13:12:36Z">
              <w:rPr>
                <w:b w:val="1"/>
                <w:sz w:val="24"/>
                <w:szCs w:val="24"/>
              </w:rPr>
            </w:rPrChange>
          </w:rPr>
          <w:t xml:space="preserve">Friday, April 4th</w:t>
        </w:r>
      </w:ins>
    </w:p>
    <w:p w:rsidR="00000000" w:rsidDel="00000000" w:rsidP="00000000" w:rsidRDefault="00000000" w:rsidRPr="00000000" w14:paraId="000003F0">
      <w:pPr>
        <w:numPr>
          <w:ilvl w:val="2"/>
          <w:numId w:val="21"/>
        </w:numPr>
        <w:ind w:left="2160" w:hanging="360"/>
        <w:rPr>
          <w:ins w:author="Dalton Dahms-Shermer" w:id="4" w:date="2025-02-28T13:12:36Z"/>
        </w:rPr>
      </w:pPr>
      <w:ins w:author="Dalton Dahms-Shermer" w:id="4" w:date="2025-02-28T13:12:36Z">
        <w:r w:rsidDel="00000000" w:rsidR="00000000" w:rsidRPr="00000000">
          <w:fldChar w:fldCharType="begin"/>
        </w:r>
        <w:r w:rsidDel="00000000" w:rsidR="00000000" w:rsidRPr="00000000">
          <w:instrText xml:space="preserve">HYPERLINK "https://www.dropbox.com/scl/fi/dtn1vxn46p3kqryyknylh/SV-Accelerator-One-Pager_v1.pptx?rlkey=9sfsp5nuq5xfnoaowzqesiwl6&amp;st=j78f46s9&amp;dl=0"</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V.2 Draft</w:t>
        </w:r>
        <w:r w:rsidDel="00000000" w:rsidR="00000000" w:rsidRPr="00000000">
          <w:fldChar w:fldCharType="end"/>
        </w:r>
        <w:r w:rsidDel="00000000" w:rsidR="00000000" w:rsidRPr="00000000">
          <w:rPr>
            <w:rtl w:val="0"/>
          </w:rPr>
        </w:r>
      </w:ins>
    </w:p>
    <w:p w:rsidR="00000000" w:rsidDel="00000000" w:rsidP="00000000" w:rsidRDefault="00000000" w:rsidRPr="00000000" w14:paraId="000003F1">
      <w:pPr>
        <w:numPr>
          <w:ilvl w:val="2"/>
          <w:numId w:val="21"/>
        </w:numPr>
        <w:ind w:left="216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Dalton to provide SV team feedback to Brad/Marketing</w:t>
        </w:r>
      </w:ins>
    </w:p>
    <w:p w:rsidR="00000000" w:rsidDel="00000000" w:rsidP="00000000" w:rsidRDefault="00000000" w:rsidRPr="00000000" w14:paraId="000003F2">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Landing Page</w:t>
        </w:r>
      </w:ins>
    </w:p>
    <w:p w:rsidR="00000000" w:rsidDel="00000000" w:rsidP="00000000" w:rsidRDefault="00000000" w:rsidRPr="00000000" w14:paraId="000003F3">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Friday, April 4th</w:t>
        </w:r>
      </w:ins>
    </w:p>
    <w:p w:rsidR="00000000" w:rsidDel="00000000" w:rsidP="00000000" w:rsidRDefault="00000000" w:rsidRPr="00000000" w14:paraId="000003F4">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To be modeled after One Pager above</w:t>
        </w:r>
      </w:ins>
    </w:p>
    <w:p w:rsidR="00000000" w:rsidDel="00000000" w:rsidP="00000000" w:rsidRDefault="00000000" w:rsidRPr="00000000" w14:paraId="000003F5">
      <w:pPr>
        <w:numPr>
          <w:ilvl w:val="2"/>
          <w:numId w:val="21"/>
        </w:numPr>
        <w:ind w:left="216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Finalize once based on One Pager</w:t>
        </w:r>
      </w:ins>
    </w:p>
    <w:p w:rsidR="00000000" w:rsidDel="00000000" w:rsidP="00000000" w:rsidRDefault="00000000" w:rsidRPr="00000000" w14:paraId="000003F6">
      <w:pPr>
        <w:numPr>
          <w:ilvl w:val="1"/>
          <w:numId w:val="21"/>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Social Cards for LinkedIn</w:t>
        </w:r>
      </w:ins>
    </w:p>
    <w:p w:rsidR="00000000" w:rsidDel="00000000" w:rsidP="00000000" w:rsidRDefault="00000000" w:rsidRPr="00000000" w14:paraId="000003F7">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Sequoia marketing </w:t>
        </w:r>
        <w:r w:rsidDel="00000000" w:rsidR="00000000" w:rsidRPr="00000000">
          <w:rPr>
            <w:rtl w:val="0"/>
            <w:rPrChange w:author="Dalton Dahms-Shermer" w:id="5" w:date="2025-02-28T13:12:36Z">
              <w:rPr>
                <w:b w:val="1"/>
                <w:sz w:val="24"/>
                <w:szCs w:val="24"/>
              </w:rPr>
            </w:rPrChange>
          </w:rPr>
          <w:t xml:space="preserve">to rip an ad unit in canva, Arsh creating social campagins</w:t>
        </w:r>
        <w:r w:rsidDel="00000000" w:rsidR="00000000" w:rsidRPr="00000000">
          <w:rPr>
            <w:rtl w:val="0"/>
          </w:rPr>
        </w:r>
      </w:ins>
    </w:p>
    <w:p w:rsidR="00000000" w:rsidDel="00000000" w:rsidP="00000000" w:rsidRDefault="00000000" w:rsidRPr="00000000" w14:paraId="000003F8">
      <w:pPr>
        <w:numPr>
          <w:ilvl w:val="2"/>
          <w:numId w:val="21"/>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t>
        </w:r>
        <w:r w:rsidDel="00000000" w:rsidR="00000000" w:rsidRPr="00000000">
          <w:rPr>
            <w:rtl w:val="0"/>
            <w:rPrChange w:author="Dalton Dahms-Shermer" w:id="5" w:date="2025-02-28T13:12:36Z">
              <w:rPr>
                <w:b w:val="1"/>
                <w:sz w:val="24"/>
                <w:szCs w:val="24"/>
              </w:rPr>
            </w:rPrChange>
          </w:rPr>
          <w:t xml:space="preserve">Monday, April 7th</w:t>
        </w:r>
      </w:ins>
    </w:p>
    <w:p w:rsidR="00000000" w:rsidDel="00000000" w:rsidP="00000000" w:rsidRDefault="00000000" w:rsidRPr="00000000" w14:paraId="000003F9">
      <w:pPr>
        <w:numPr>
          <w:ilvl w:val="2"/>
          <w:numId w:val="21"/>
        </w:numPr>
        <w:ind w:left="216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In design with Brad/Marketing</w:t>
        </w:r>
        <w:r w:rsidDel="00000000" w:rsidR="00000000" w:rsidRPr="00000000">
          <w:rPr>
            <w:rtl w:val="0"/>
          </w:rPr>
        </w:r>
      </w:ins>
    </w:p>
    <w:p w:rsidR="00000000" w:rsidDel="00000000" w:rsidP="00000000" w:rsidRDefault="00000000" w:rsidRPr="00000000" w14:paraId="000003FA">
      <w:pPr>
        <w:numPr>
          <w:ilvl w:val="1"/>
          <w:numId w:val="21"/>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Legal</w:t>
        </w:r>
        <w:r w:rsidDel="00000000" w:rsidR="00000000" w:rsidRPr="00000000">
          <w:rPr>
            <w:rtl w:val="0"/>
            <w:rPrChange w:author="Dalton Dahms-Shermer" w:id="5" w:date="2025-02-28T13:12:36Z">
              <w:rPr>
                <w:b w:val="1"/>
                <w:sz w:val="24"/>
                <w:szCs w:val="24"/>
              </w:rPr>
            </w:rPrChange>
          </w:rPr>
          <w:t xml:space="preserve"> (Richard/Steve/Erin): </w:t>
        </w:r>
        <w:r w:rsidDel="00000000" w:rsidR="00000000" w:rsidRPr="00000000">
          <w:rPr>
            <w:rtl w:val="0"/>
          </w:rPr>
        </w:r>
      </w:ins>
    </w:p>
    <w:p w:rsidR="00000000" w:rsidDel="00000000" w:rsidP="00000000" w:rsidRDefault="00000000" w:rsidRPr="00000000" w14:paraId="000003FB">
      <w:pPr>
        <w:numPr>
          <w:ilvl w:val="2"/>
          <w:numId w:val="21"/>
        </w:numPr>
        <w:ind w:left="216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w:t>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begin"/>
        </w:r>
        <w:r w:rsidDel="00000000" w:rsidR="00000000" w:rsidRPr="00000000">
          <w:instrText xml:space="preserve">HYPERLINK "https://sempervirensvc.sharepoint.com/sites/OutsideAdvisors/_layouts/15/doc.aspx?sourcedoc=%7b848dd6c4-8c7f-4644-91d7-2fd71a841b42%7d&amp;action=edit"</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legal disclaimers</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for SVA application (done), Term sheets/documentations for negotiations ready by April 8th</w:t>
        </w:r>
      </w:ins>
    </w:p>
    <w:p w:rsidR="00000000" w:rsidDel="00000000" w:rsidP="00000000" w:rsidRDefault="00000000" w:rsidRPr="00000000" w14:paraId="000003FC">
      <w:pPr>
        <w:numPr>
          <w:ilvl w:val="2"/>
          <w:numId w:val="21"/>
        </w:numPr>
        <w:ind w:left="2160" w:hanging="360"/>
        <w:rPr>
          <w:ins w:author="Dalton Dahms-Shermer" w:id="4" w:date="2025-02-28T13:12:36Z"/>
          <w:b w:val="1"/>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Richard</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prepping Term Sheets/Other Necessary Documentation for Cycle 1 negotiations  </w:t>
        </w:r>
      </w:ins>
    </w:p>
    <w:p w:rsidR="00000000" w:rsidDel="00000000" w:rsidP="00000000" w:rsidRDefault="00000000" w:rsidRPr="00000000" w14:paraId="000003F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3FE">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SemperVirens Accelerator Program Build: </w:t>
        </w:r>
        <w:r w:rsidDel="00000000" w:rsidR="00000000" w:rsidRPr="00000000">
          <w:rPr>
            <w:rtl w:val="0"/>
            <w:rPrChange w:author="Dalton Dahms-Shermer" w:id="5" w:date="2025-02-28T13:12:36Z">
              <w:rPr>
                <w:b w:val="1"/>
                <w:sz w:val="24"/>
                <w:szCs w:val="24"/>
              </w:rPr>
            </w:rPrChange>
          </w:rPr>
          <w:t xml:space="preserve">ON TRACK</w:t>
        </w:r>
        <w:r w:rsidDel="00000000" w:rsidR="00000000" w:rsidRPr="00000000">
          <w:rPr>
            <w:rtl w:val="0"/>
          </w:rPr>
        </w:r>
      </w:ins>
    </w:p>
    <w:p w:rsidR="00000000" w:rsidDel="00000000" w:rsidP="00000000" w:rsidRDefault="00000000" w:rsidRPr="00000000" w14:paraId="000003FF">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Program Definition </w:t>
        </w:r>
        <w:r w:rsidDel="00000000" w:rsidR="00000000" w:rsidRPr="00000000">
          <w:rPr>
            <w:rtl w:val="0"/>
            <w:rPrChange w:author="Dalton Dahms-Shermer" w:id="5" w:date="2025-02-28T13:12:36Z">
              <w:rPr>
                <w:b w:val="1"/>
                <w:sz w:val="24"/>
                <w:szCs w:val="24"/>
              </w:rPr>
            </w:rPrChange>
          </w:rPr>
          <w:t xml:space="preserve">(Dalton/Erin/Platform)</w:t>
        </w:r>
      </w:ins>
    </w:p>
    <w:p w:rsidR="00000000" w:rsidDel="00000000" w:rsidP="00000000" w:rsidRDefault="00000000" w:rsidRPr="00000000" w14:paraId="00000400">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SVA 2025 Cycle Plan </w:t>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here</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with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initial</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track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definitions</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for cycle 1</w:t>
        </w:r>
        <w:r w:rsidDel="00000000" w:rsidR="00000000" w:rsidRPr="00000000">
          <w:fldChar w:fldCharType="end"/>
        </w:r>
        <w:r w:rsidDel="00000000" w:rsidR="00000000" w:rsidRPr="00000000">
          <w:rPr>
            <w:rtl w:val="0"/>
          </w:rPr>
        </w:r>
      </w:ins>
    </w:p>
    <w:p w:rsidR="00000000" w:rsidDel="00000000" w:rsidP="00000000" w:rsidRDefault="00000000" w:rsidRPr="00000000" w14:paraId="00000401">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w:t>
        </w:r>
        <w:r w:rsidDel="00000000" w:rsidR="00000000" w:rsidRPr="00000000">
          <w:rPr>
            <w:rtl w:val="0"/>
            <w:rPrChange w:author="Dalton Dahms-Shermer" w:id="5" w:date="2025-02-28T13:12:36Z">
              <w:rPr>
                <w:b w:val="1"/>
                <w:sz w:val="24"/>
                <w:szCs w:val="24"/>
              </w:rPr>
            </w:rPrChange>
          </w:rPr>
          <w:t xml:space="preserve">Dalton + Erin to further define track through EOY</w:t>
        </w:r>
        <w:r w:rsidDel="00000000" w:rsidR="00000000" w:rsidRPr="00000000">
          <w:rPr>
            <w:rtl w:val="0"/>
          </w:rPr>
        </w:r>
      </w:ins>
    </w:p>
    <w:p w:rsidR="00000000" w:rsidDel="00000000" w:rsidP="00000000" w:rsidRDefault="00000000" w:rsidRPr="00000000" w14:paraId="00000402">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Sourcing</w:t>
        </w:r>
        <w:r w:rsidDel="00000000" w:rsidR="00000000" w:rsidRPr="00000000">
          <w:rPr>
            <w:rtl w:val="0"/>
            <w:rPrChange w:author="Dalton Dahms-Shermer" w:id="5" w:date="2025-02-28T13:12:36Z">
              <w:rPr>
                <w:b w:val="1"/>
                <w:sz w:val="24"/>
                <w:szCs w:val="24"/>
              </w:rPr>
            </w:rPrChange>
          </w:rPr>
          <w:t xml:space="preserve"> (Allison/Erin/Emily)</w:t>
        </w:r>
        <w:r w:rsidDel="00000000" w:rsidR="00000000" w:rsidRPr="00000000">
          <w:rPr>
            <w:rtl w:val="0"/>
          </w:rPr>
        </w:r>
      </w:ins>
    </w:p>
    <w:p w:rsidR="00000000" w:rsidDel="00000000" w:rsidP="00000000" w:rsidRDefault="00000000" w:rsidRPr="00000000" w14:paraId="00000403">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Plan: Cycle 1 participant selections targeting outreach on April 10th</w:t>
        </w:r>
      </w:ins>
    </w:p>
    <w:p w:rsidR="00000000" w:rsidDel="00000000" w:rsidP="00000000" w:rsidRDefault="00000000" w:rsidRPr="00000000" w14:paraId="00000404">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narrowed their list to 6 companies, and will further refine on Friday IC meeting, Erin created ‘</w:t>
        </w:r>
        <w:r w:rsidDel="00000000" w:rsidR="00000000" w:rsidRPr="00000000">
          <w:fldChar w:fldCharType="begin"/>
        </w:r>
        <w:r w:rsidDel="00000000" w:rsidR="00000000" w:rsidRPr="00000000">
          <w:instrText xml:space="preserve">HYPERLINK "https://docs.google.com/document/d/1G5Dk7CzMIC0I4746SQ8fCosJUgjxrSDFh1s9F0hKsok/edit?usp=sharing"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sales enablement materials/</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20-%20Program%20Overview%20_%20Founders.pptx?d=w197cab6d92de4c19b0e1adfc95418967&amp;csf=1&amp;web=1&amp;e=S4kEdY"</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founder slides’</w:t>
        </w:r>
        <w:r w:rsidDel="00000000" w:rsidR="00000000" w:rsidRPr="00000000">
          <w:fldChar w:fldCharType="end"/>
        </w:r>
        <w:r w:rsidDel="00000000" w:rsidR="00000000" w:rsidRPr="00000000">
          <w:rPr>
            <w:rtl w:val="0"/>
            <w:rPrChange w:author="Dalton Dahms-Shermer" w:id="5" w:date="2025-02-28T13:12:36Z">
              <w:rPr>
                <w:b w:val="1"/>
                <w:sz w:val="24"/>
                <w:szCs w:val="24"/>
              </w:rPr>
            </w:rPrChange>
          </w:rPr>
          <w:t xml:space="preserve"> for investment team (in draft)</w:t>
        </w:r>
      </w:ins>
    </w:p>
    <w:p w:rsidR="00000000" w:rsidDel="00000000" w:rsidP="00000000" w:rsidRDefault="00000000" w:rsidRPr="00000000" w14:paraId="00000405">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Shortlist:</w:t>
        </w:r>
      </w:ins>
    </w:p>
    <w:p w:rsidR="00000000" w:rsidDel="00000000" w:rsidP="00000000" w:rsidRDefault="00000000" w:rsidRPr="00000000" w14:paraId="00000406">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Oun Homes</w:t>
        </w:r>
      </w:ins>
    </w:p>
    <w:p w:rsidR="00000000" w:rsidDel="00000000" w:rsidP="00000000" w:rsidRDefault="00000000" w:rsidRPr="00000000" w14:paraId="00000407">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Clasp</w:t>
        </w:r>
      </w:ins>
    </w:p>
    <w:p w:rsidR="00000000" w:rsidDel="00000000" w:rsidP="00000000" w:rsidRDefault="00000000" w:rsidRPr="00000000" w14:paraId="00000408">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Borderless AI</w:t>
        </w:r>
      </w:ins>
    </w:p>
    <w:p w:rsidR="00000000" w:rsidDel="00000000" w:rsidP="00000000" w:rsidRDefault="00000000" w:rsidRPr="00000000" w14:paraId="00000409">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Kept or When Insurance</w:t>
        </w:r>
      </w:ins>
    </w:p>
    <w:p w:rsidR="00000000" w:rsidDel="00000000" w:rsidP="00000000" w:rsidRDefault="00000000" w:rsidRPr="00000000" w14:paraId="0000040A">
      <w:pPr>
        <w:numPr>
          <w:ilvl w:val="3"/>
          <w:numId w:val="17"/>
        </w:numPr>
        <w:ind w:left="288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Defiant</w:t>
        </w:r>
      </w:ins>
    </w:p>
    <w:p w:rsidR="00000000" w:rsidDel="00000000" w:rsidP="00000000" w:rsidRDefault="00000000" w:rsidRPr="00000000" w14:paraId="0000040B">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Dalton to provide edits/feedback to outreach assets to be finalized by Monday, April 7th, IC decisions on top 3-4 companies this Friday, Outreach to cycle 1 founders early next week following IC meeting decisions</w:t>
        </w:r>
        <w:r w:rsidDel="00000000" w:rsidR="00000000" w:rsidRPr="00000000">
          <w:rPr>
            <w:rtl w:val="0"/>
          </w:rPr>
        </w:r>
      </w:ins>
    </w:p>
    <w:p w:rsidR="00000000" w:rsidDel="00000000" w:rsidP="00000000" w:rsidRDefault="00000000" w:rsidRPr="00000000" w14:paraId="0000040C">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 May 21st </w:t>
        </w:r>
        <w:r w:rsidDel="00000000" w:rsidR="00000000" w:rsidRPr="00000000">
          <w:rPr>
            <w:rtl w:val="0"/>
            <w:rPrChange w:author="Dalton Dahms-Shermer" w:id="5" w:date="2025-02-28T13:12:36Z">
              <w:rPr>
                <w:b w:val="1"/>
                <w:sz w:val="24"/>
                <w:szCs w:val="24"/>
              </w:rPr>
            </w:rPrChange>
          </w:rPr>
          <w:t xml:space="preserve">(Emily/Dalton/Maddie)</w:t>
        </w:r>
        <w:r w:rsidDel="00000000" w:rsidR="00000000" w:rsidRPr="00000000">
          <w:rPr>
            <w:rtl w:val="0"/>
          </w:rPr>
        </w:r>
      </w:ins>
    </w:p>
    <w:p w:rsidR="00000000" w:rsidDel="00000000" w:rsidP="00000000" w:rsidRDefault="00000000" w:rsidRPr="00000000" w14:paraId="0000040D">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We are confirmed to be hosting the SVA Innovation day on Wednesday, May 21st in SF Bay Area with Sequoia and select strategic partners.</w:t>
        </w:r>
      </w:ins>
    </w:p>
    <w:p w:rsidR="00000000" w:rsidDel="00000000" w:rsidP="00000000" w:rsidRDefault="00000000" w:rsidRPr="00000000" w14:paraId="0000040E">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Save the dates were sent to our </w:t>
        </w:r>
        <w:r w:rsidDel="00000000" w:rsidR="00000000" w:rsidRPr="00000000">
          <w:rPr>
            <w:rtl w:val="0"/>
            <w:rPrChange w:author="Dalton Dahms-Shermer" w:id="5" w:date="2025-02-28T13:12:36Z">
              <w:rPr>
                <w:b w:val="1"/>
                <w:sz w:val="24"/>
                <w:szCs w:val="24"/>
              </w:rPr>
            </w:rPrChange>
          </w:rPr>
          <w:t xml:space="preserve">strategic</w:t>
        </w:r>
        <w:r w:rsidDel="00000000" w:rsidR="00000000" w:rsidRPr="00000000">
          <w:rPr>
            <w:rtl w:val="0"/>
            <w:rPrChange w:author="Dalton Dahms-Shermer" w:id="5" w:date="2025-02-28T13:12:36Z">
              <w:rPr>
                <w:b w:val="1"/>
                <w:sz w:val="24"/>
                <w:szCs w:val="24"/>
              </w:rPr>
            </w:rPrChange>
          </w:rPr>
          <w:t xml:space="preserve"> partners </w:t>
        </w:r>
      </w:ins>
    </w:p>
    <w:p w:rsidR="00000000" w:rsidDel="00000000" w:rsidP="00000000" w:rsidRDefault="00000000" w:rsidRPr="00000000" w14:paraId="0000040F">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w:t>
        </w:r>
        <w:commentRangeStart w:id="3"/>
        <w:r w:rsidDel="00000000" w:rsidR="00000000" w:rsidRPr="00000000">
          <w:rPr>
            <w:rtl w:val="0"/>
            <w:rPrChange w:author="Dalton Dahms-Shermer" w:id="5" w:date="2025-02-28T13:12:36Z">
              <w:rPr>
                <w:b w:val="1"/>
                <w:sz w:val="24"/>
                <w:szCs w:val="24"/>
              </w:rPr>
            </w:rPrChange>
          </w:rPr>
          <w:t xml:space="preserve">Maddie is confirming Skybar at Newmark as venue, </w:t>
        </w:r>
        <w:commentRangeEnd w:id="3"/>
        <w:r w:rsidDel="00000000" w:rsidR="00000000" w:rsidRPr="00000000">
          <w:commentReference w:id="3"/>
        </w:r>
        <w:r w:rsidDel="00000000" w:rsidR="00000000" w:rsidRPr="00000000">
          <w:rPr>
            <w:rtl w:val="0"/>
            <w:rPrChange w:author="Dalton Dahms-Shermer" w:id="5" w:date="2025-02-28T13:12:36Z">
              <w:rPr>
                <w:b w:val="1"/>
                <w:sz w:val="24"/>
                <w:szCs w:val="24"/>
              </w:rPr>
            </w:rPrChange>
          </w:rPr>
          <w:t xml:space="preserve">Dalton to prepare initial programming and event details, Emily has taken next steps to communicate with the Sequoia unit leaders</w:t>
        </w:r>
      </w:ins>
    </w:p>
    <w:p w:rsidR="00000000" w:rsidDel="00000000" w:rsidP="00000000" w:rsidRDefault="00000000" w:rsidRPr="00000000" w14:paraId="00000410">
      <w:pPr>
        <w:numPr>
          <w:ilvl w:val="0"/>
          <w:numId w:val="17"/>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Advisors</w:t>
        </w:r>
        <w:r w:rsidDel="00000000" w:rsidR="00000000" w:rsidRPr="00000000">
          <w:rPr>
            <w:rtl w:val="0"/>
            <w:rPrChange w:author="Dalton Dahms-Shermer" w:id="5" w:date="2025-02-28T13:12:36Z">
              <w:rPr>
                <w:b w:val="1"/>
                <w:sz w:val="24"/>
                <w:szCs w:val="24"/>
              </w:rPr>
            </w:rPrChange>
          </w:rPr>
          <w:t xml:space="preserve"> (Robby/Erin)</w:t>
        </w:r>
        <w:r w:rsidDel="00000000" w:rsidR="00000000" w:rsidRPr="00000000">
          <w:rPr>
            <w:rtl w:val="0"/>
          </w:rPr>
        </w:r>
      </w:ins>
    </w:p>
    <w:p w:rsidR="00000000" w:rsidDel="00000000" w:rsidP="00000000" w:rsidRDefault="00000000" w:rsidRPr="00000000" w14:paraId="00000411">
      <w:pPr>
        <w:numPr>
          <w:ilvl w:val="1"/>
          <w:numId w:val="17"/>
        </w:numPr>
        <w:ind w:left="144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to program advisors to invite to May 21st Innovation Day</w:t>
        </w:r>
      </w:ins>
    </w:p>
    <w:p w:rsidR="00000000" w:rsidDel="00000000" w:rsidP="00000000" w:rsidRDefault="00000000" w:rsidRPr="00000000" w14:paraId="00000412">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Arsh to reach out to select advisors for participation in the innovation day</w:t>
        </w:r>
      </w:ins>
    </w:p>
    <w:p w:rsidR="00000000" w:rsidDel="00000000" w:rsidP="00000000" w:rsidRDefault="00000000" w:rsidRPr="00000000" w14:paraId="00000413">
      <w:pPr>
        <w:numPr>
          <w:ilvl w:val="0"/>
          <w:numId w:val="17"/>
        </w:numPr>
        <w:ind w:left="720" w:hanging="360"/>
        <w:rPr>
          <w:ins w:author="Dalton Dahms-Shermer" w:id="4" w:date="2025-02-28T13:12:36Z"/>
        </w:rPr>
      </w:pPr>
      <w:ins w:author="Dalton Dahms-Shermer" w:id="4" w:date="2025-02-28T13:12:36Z">
        <w:r w:rsidDel="00000000" w:rsidR="00000000" w:rsidRPr="00000000">
          <w:rPr>
            <w:rtl w:val="0"/>
          </w:rPr>
        </w:r>
      </w:ins>
    </w:p>
    <w:p w:rsidR="00000000" w:rsidDel="00000000" w:rsidP="00000000" w:rsidRDefault="00000000" w:rsidRPr="00000000" w14:paraId="00000414">
      <w:pPr>
        <w:numPr>
          <w:ilvl w:val="0"/>
          <w:numId w:val="17"/>
        </w:numPr>
        <w:ind w:left="720" w:hanging="360"/>
        <w:rPr>
          <w:ins w:author="Dalton Dahms-Shermer" w:id="4" w:date="2025-02-28T13:12:36Z"/>
          <w:b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SVA + Canopy Data Infrastructure </w:t>
        </w:r>
        <w:r w:rsidDel="00000000" w:rsidR="00000000" w:rsidRPr="00000000">
          <w:rPr>
            <w:rtl w:val="0"/>
            <w:rPrChange w:author="Dalton Dahms-Shermer" w:id="5" w:date="2025-02-28T13:12:36Z">
              <w:rPr>
                <w:b w:val="1"/>
                <w:sz w:val="24"/>
                <w:szCs w:val="24"/>
              </w:rPr>
            </w:rPrChange>
          </w:rPr>
          <w:t xml:space="preserve">(Franco/Emily/Erin) </w:t>
        </w:r>
      </w:ins>
    </w:p>
    <w:p w:rsidR="00000000" w:rsidDel="00000000" w:rsidP="00000000" w:rsidRDefault="00000000" w:rsidRPr="00000000" w14:paraId="00000415">
      <w:pPr>
        <w:numPr>
          <w:ilvl w:val="1"/>
          <w:numId w:val="17"/>
        </w:numPr>
        <w:ind w:left="144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Raquel and Franco met today to walk through market map data. </w:t>
        </w:r>
      </w:ins>
    </w:p>
    <w:p w:rsidR="00000000" w:rsidDel="00000000" w:rsidP="00000000" w:rsidRDefault="00000000" w:rsidRPr="00000000" w14:paraId="00000416">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Market Map Data</w:t>
        </w:r>
      </w:ins>
    </w:p>
    <w:p w:rsidR="00000000" w:rsidDel="00000000" w:rsidP="00000000" w:rsidRDefault="00000000" w:rsidRPr="00000000" w14:paraId="00000417">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Company Performance Data</w:t>
        </w:r>
      </w:ins>
    </w:p>
    <w:p w:rsidR="00000000" w:rsidDel="00000000" w:rsidP="00000000" w:rsidRDefault="00000000" w:rsidRPr="00000000" w14:paraId="00000418">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Stakeholder Outputs (Trends &amp; Insights, Company Feedback, etc)</w:t>
        </w:r>
      </w:ins>
    </w:p>
    <w:p w:rsidR="00000000" w:rsidDel="00000000" w:rsidP="00000000" w:rsidRDefault="00000000" w:rsidRPr="00000000" w14:paraId="00000419">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Performance of SemperSystem + Ability to Deliver</w:t>
        </w:r>
      </w:ins>
    </w:p>
    <w:p w:rsidR="00000000" w:rsidDel="00000000" w:rsidP="00000000" w:rsidRDefault="00000000" w:rsidRPr="00000000" w14:paraId="0000041A">
      <w:pPr>
        <w:numPr>
          <w:ilvl w:val="2"/>
          <w:numId w:val="17"/>
        </w:numPr>
        <w:ind w:left="216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Scaling Delivery</w:t>
        </w:r>
      </w:ins>
    </w:p>
    <w:p w:rsidR="00000000" w:rsidDel="00000000" w:rsidP="00000000" w:rsidRDefault="00000000" w:rsidRPr="00000000" w14:paraId="0000041B">
      <w:pPr>
        <w:numPr>
          <w:ilvl w:val="1"/>
          <w:numId w:val="17"/>
        </w:numPr>
        <w:ind w:left="1440" w:hanging="360"/>
        <w:rPr>
          <w:ins w:author="Dalton Dahms-Shermer" w:id="4" w:date="2025-02-28T13:12:36Z"/>
          <w:i w:val="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 Erin/Richard to work on access to our internal tools (affinity, hubspot, etc.) for Franco</w:t>
        </w:r>
      </w:ins>
    </w:p>
    <w:p w:rsidR="00000000" w:rsidDel="00000000" w:rsidP="00000000" w:rsidRDefault="00000000" w:rsidRPr="00000000" w14:paraId="0000041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1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Next Steps</w:t>
        </w:r>
        <w:r w:rsidDel="00000000" w:rsidR="00000000" w:rsidRPr="00000000">
          <w:rPr>
            <w:rtl w:val="0"/>
            <w:rPrChange w:author="Dalton Dahms-Shermer" w:id="5" w:date="2025-02-28T13:12:36Z">
              <w:rPr>
                <w:b w:val="1"/>
                <w:sz w:val="24"/>
                <w:szCs w:val="24"/>
              </w:rPr>
            </w:rPrChange>
          </w:rPr>
          <w:t xml:space="preserve">:</w:t>
        </w:r>
      </w:ins>
    </w:p>
    <w:p w:rsidR="00000000" w:rsidDel="00000000" w:rsidP="00000000" w:rsidRDefault="00000000" w:rsidRPr="00000000" w14:paraId="0000041E">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 Erin to provide next draft of edits</w:t>
        </w:r>
      </w:ins>
    </w:p>
    <w:p w:rsidR="00000000" w:rsidDel="00000000" w:rsidP="00000000" w:rsidRDefault="00000000" w:rsidRPr="00000000" w14:paraId="0000041F">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 to provide edits/feedback to founder outreach assets to be finalized by Thursday, April 3rd</w:t>
        </w:r>
        <w:r w:rsidDel="00000000" w:rsidR="00000000" w:rsidRPr="00000000">
          <w:rPr>
            <w:rtl w:val="0"/>
          </w:rPr>
        </w:r>
      </w:ins>
    </w:p>
    <w:p w:rsidR="00000000" w:rsidDel="00000000" w:rsidP="00000000" w:rsidRDefault="00000000" w:rsidRPr="00000000" w14:paraId="00000420">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IC decisions on top 3-4 companies this Friday</w:t>
        </w:r>
      </w:ins>
    </w:p>
    <w:p w:rsidR="00000000" w:rsidDel="00000000" w:rsidP="00000000" w:rsidRDefault="00000000" w:rsidRPr="00000000" w14:paraId="00000421">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to cycle 1 founders Friday, April 4th following IC meeting decisions</w:t>
        </w:r>
        <w:r w:rsidDel="00000000" w:rsidR="00000000" w:rsidRPr="00000000">
          <w:rPr>
            <w:rtl w:val="0"/>
          </w:rPr>
        </w:r>
      </w:ins>
    </w:p>
    <w:p w:rsidR="00000000" w:rsidDel="00000000" w:rsidP="00000000" w:rsidRDefault="00000000" w:rsidRPr="00000000" w14:paraId="00000422">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Innovation Day + Sequoia kick off coordination in motion</w:t>
        </w:r>
        <w:r w:rsidDel="00000000" w:rsidR="00000000" w:rsidRPr="00000000">
          <w:rPr>
            <w:rtl w:val="0"/>
          </w:rPr>
        </w:r>
      </w:ins>
    </w:p>
    <w:p w:rsidR="00000000" w:rsidDel="00000000" w:rsidP="00000000" w:rsidRDefault="00000000" w:rsidRPr="00000000" w14:paraId="00000423">
      <w:pPr>
        <w:numPr>
          <w:ilvl w:val="0"/>
          <w:numId w:val="6"/>
        </w:numPr>
        <w:ind w:left="720" w:hanging="360"/>
        <w:rPr>
          <w:ins w:author="Dalton Dahms-Shermer" w:id="4" w:date="2025-02-28T13:12:36Z"/>
          <w:color w:val="212121"/>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Arsh to reach out to select advisors for participation in the innovation day</w:t>
        </w:r>
        <w:r w:rsidDel="00000000" w:rsidR="00000000" w:rsidRPr="00000000">
          <w:rPr>
            <w:rtl w:val="0"/>
          </w:rPr>
        </w:r>
      </w:ins>
    </w:p>
    <w:p w:rsidR="00000000" w:rsidDel="00000000" w:rsidP="00000000" w:rsidRDefault="00000000" w:rsidRPr="00000000" w14:paraId="00000424">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Erin/Richard to work on access for Franco to our internal tools</w:t>
        </w:r>
      </w:ins>
    </w:p>
    <w:p w:rsidR="00000000" w:rsidDel="00000000" w:rsidP="00000000" w:rsidRDefault="00000000" w:rsidRPr="00000000" w14:paraId="00000425">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Richard</w:t>
        </w:r>
        <w:r w:rsidDel="00000000" w:rsidR="00000000" w:rsidRPr="00000000">
          <w:rPr>
            <w:rtl w:val="0"/>
            <w:rPrChange w:author="Dalton Dahms-Shermer" w:id="5" w:date="2025-02-28T13:12:36Z">
              <w:rPr>
                <w:b w:val="1"/>
                <w:sz w:val="24"/>
                <w:szCs w:val="24"/>
              </w:rPr>
            </w:rPrChange>
          </w:rPr>
          <w:t xml:space="preserve"> </w:t>
        </w:r>
        <w:r w:rsidDel="00000000" w:rsidR="00000000" w:rsidRPr="00000000">
          <w:rPr>
            <w:rtl w:val="0"/>
            <w:rPrChange w:author="Dalton Dahms-Shermer" w:id="5" w:date="2025-02-28T13:12:36Z">
              <w:rPr>
                <w:b w:val="1"/>
                <w:sz w:val="24"/>
                <w:szCs w:val="24"/>
              </w:rPr>
            </w:rPrChange>
          </w:rPr>
          <w:t xml:space="preserve">prepping Term Sheets/Other Necessary Documentation for Cycle 1 negotiations  </w:t>
        </w:r>
        <w:r w:rsidDel="00000000" w:rsidR="00000000" w:rsidRPr="00000000">
          <w:rPr>
            <w:rtl w:val="0"/>
          </w:rPr>
        </w:r>
      </w:ins>
    </w:p>
    <w:p w:rsidR="00000000" w:rsidDel="00000000" w:rsidP="00000000" w:rsidRDefault="00000000" w:rsidRPr="00000000" w14:paraId="00000426">
      <w:pPr>
        <w:numPr>
          <w:ilvl w:val="0"/>
          <w:numId w:val="6"/>
        </w:numPr>
        <w:ind w:left="720" w:hanging="360"/>
        <w:rPr>
          <w:ins w:author="Dalton Dahms-Shermer" w:id="4" w:date="2025-02-28T13:12:36Z"/>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PTP partnership conversations</w:t>
        </w:r>
      </w:ins>
    </w:p>
    <w:p w:rsidR="00000000" w:rsidDel="00000000" w:rsidP="00000000" w:rsidRDefault="00000000" w:rsidRPr="00000000" w14:paraId="00000427">
      <w:pPr>
        <w:ind w:left="720" w:firstLine="0"/>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28">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Assets:</w:t>
        </w:r>
        <w:r w:rsidDel="00000000" w:rsidR="00000000" w:rsidRPr="00000000">
          <w:rPr>
            <w:rtl w:val="0"/>
          </w:rPr>
        </w:r>
      </w:ins>
    </w:p>
    <w:p w:rsidR="00000000" w:rsidDel="00000000" w:rsidP="00000000" w:rsidRDefault="00000000" w:rsidRPr="00000000" w14:paraId="00000429">
      <w:pPr>
        <w:numPr>
          <w:ilvl w:val="0"/>
          <w:numId w:val="5"/>
        </w:numPr>
        <w:ind w:left="720" w:hanging="360"/>
        <w:rPr>
          <w:ins w:author="Dalton Dahms-Shermer" w:id="4" w:date="2025-02-28T13:12:36Z"/>
          <w:color w:val="1155cc"/>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S</w:t>
        </w:r>
        <w:r w:rsidDel="00000000" w:rsidR="00000000" w:rsidRPr="00000000">
          <w:fldChar w:fldCharType="begin"/>
        </w:r>
        <w:r w:rsidDel="00000000" w:rsidR="00000000" w:rsidRPr="00000000">
          <w:instrText xml:space="preserve">HYPERLINK "https://docs.google.com/document/d/1G5Dk7CzMIC0I4746SQ8fCosJUgjxrSDFh1s9F0hKsok/edit?usp=sharing"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ales enablement materials/</w:t>
        </w:r>
        <w:r w:rsidDel="00000000" w:rsidR="00000000" w:rsidRPr="00000000">
          <w:fldChar w:fldCharType="end"/>
        </w:r>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20-%20Program%20Overview%20_%20Founders.pptx?d=w197cab6d92de4c19b0e1adfc95418967&amp;csf=1&amp;web=1&amp;e=S4kEdY"</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founder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42A">
      <w:pPr>
        <w:numPr>
          <w:ilvl w:val="0"/>
          <w:numId w:val="5"/>
        </w:numPr>
        <w:ind w:left="720" w:hanging="360"/>
        <w:rPr>
          <w:ins w:author="Dalton Dahms-Shermer" w:id="4" w:date="2025-02-28T13:12:36Z"/>
          <w:color w:val="1155cc"/>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Partnership Communications</w:t>
        </w:r>
      </w:ins>
    </w:p>
    <w:p w:rsidR="00000000" w:rsidDel="00000000" w:rsidP="00000000" w:rsidRDefault="00000000" w:rsidRPr="00000000" w14:paraId="0000042B">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"https://sempervirensvc.sharepoint.com/:p:/r/sites/OutsideAdvisors/Shared%20Documents/SemperVirens%20Investment%20Advisors/Ecosystem/Accelerator/SemperVirens%20Accelerator_%20LP%20Partner%20Preview.pptx?d=w0b7dec2615a34a7a844af3e5358a0190&amp;csf=1&amp;web=1&amp;e=eX7Q4N"</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Partnership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42C">
      <w:pPr>
        <w:numPr>
          <w:ilvl w:val="0"/>
          <w:numId w:val="5"/>
        </w:numPr>
        <w:ind w:left="720" w:hanging="360"/>
        <w:rPr>
          <w:ins w:author="Dalton Dahms-Shermer" w:id="4" w:date="2025-02-28T13:12:36Z"/>
          <w:color w:val="1155cc"/>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Outreach and </w:t>
        </w:r>
        <w:r w:rsidDel="00000000" w:rsidR="00000000" w:rsidRPr="00000000">
          <w:fldChar w:fldCharType="begin"/>
        </w:r>
        <w:r w:rsidDel="00000000" w:rsidR="00000000" w:rsidRPr="00000000">
          <w:instrText xml:space="preserve">HYPERLINK "https://docs.google.com/spreadsheets/d/1Qyf9LjnbahQT-onf4VBhVYqoJCGEGXWbN2EzPionUfs/edit?usp=sharing"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Communications Plan (SVA Launch)</w:t>
        </w:r>
        <w:r w:rsidDel="00000000" w:rsidR="00000000" w:rsidRPr="00000000">
          <w:fldChar w:fldCharType="end"/>
        </w:r>
        <w:r w:rsidDel="00000000" w:rsidR="00000000" w:rsidRPr="00000000">
          <w:rPr>
            <w:rtl w:val="0"/>
          </w:rPr>
        </w:r>
      </w:ins>
    </w:p>
    <w:p w:rsidR="00000000" w:rsidDel="00000000" w:rsidP="00000000" w:rsidRDefault="00000000" w:rsidRPr="00000000" w14:paraId="0000042D">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"https://docs.google.com/document/d/1oXfuUx2aVCw4T6pQ1uEAi2rSZnvW1NEJ8tfETHP1Co8/edit?usp=sharing"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Press Release</w:t>
        </w:r>
      </w:ins>
    </w:p>
    <w:p w:rsidR="00000000" w:rsidDel="00000000" w:rsidP="00000000" w:rsidRDefault="00000000" w:rsidRPr="00000000" w14:paraId="0000042E">
      <w:pPr>
        <w:numPr>
          <w:ilvl w:val="0"/>
          <w:numId w:val="5"/>
        </w:numPr>
        <w:ind w:left="720" w:hanging="360"/>
        <w:rPr>
          <w:ins w:author="Dalton Dahms-Shermer" w:id="4" w:date="2025-02-28T13:12:36Z"/>
          <w:color w:val="1155cc"/>
          <w:u w:val="non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Investment Team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"https://docs.google.com/document/d/1G5Dk7CzMIC0I4746SQ8fCosJUgjxrSDFh1s9F0hKsok/edit?usp=sharing"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Sales Enablement Materials</w:t>
        </w:r>
        <w:r w:rsidDel="00000000" w:rsidR="00000000" w:rsidRPr="00000000">
          <w:fldChar w:fldCharType="end"/>
        </w:r>
        <w:r w:rsidDel="00000000" w:rsidR="00000000" w:rsidRPr="00000000">
          <w:fldChar w:fldCharType="begin"/>
          <w:instrText xml:space="preserve"> HYPERLINK "https://docs.google.com/document/d/1oXfuUx2aVCw4T6pQ1uEAi2rSZnvW1NEJ8tfETHP1Co8/edit?usp=sharing" </w:instrText>
          <w:fldChar w:fldCharType="separate"/>
        </w:r>
        <w:r w:rsidDel="00000000" w:rsidR="00000000" w:rsidRPr="00000000">
          <w:rPr>
            <w:rtl w:val="0"/>
          </w:rPr>
        </w:r>
      </w:ins>
    </w:p>
    <w:p w:rsidR="00000000" w:rsidDel="00000000" w:rsidP="00000000" w:rsidRDefault="00000000" w:rsidRPr="00000000" w14:paraId="0000042F">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"https://www.dropbox.com/scl/fi/dtn1vxn46p3kqryyknylh/SV-Accelerator-One-Pager_v1.pptx?rlkey=9sfsp5nuq5xfnoaowzqesiwl6&amp;st=j78f46s9&amp;dl=0"</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One Pager</w:t>
        </w:r>
        <w:r w:rsidDel="00000000" w:rsidR="00000000" w:rsidRPr="00000000">
          <w:fldChar w:fldCharType="end"/>
        </w:r>
        <w:r w:rsidDel="00000000" w:rsidR="00000000" w:rsidRPr="00000000">
          <w:rPr>
            <w:rtl w:val="0"/>
          </w:rPr>
        </w:r>
      </w:ins>
    </w:p>
    <w:p w:rsidR="00000000" w:rsidDel="00000000" w:rsidP="00000000" w:rsidRDefault="00000000" w:rsidRPr="00000000" w14:paraId="00000430">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"https://docs.google.com/spreadsheets/d/1PcNsse2xcI-C253NZHmNVKrZesQ1rWwhNNH2mLLo18E/edit?usp=sharing"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Program Products + Journey Timeline</w:t>
        </w:r>
        <w:r w:rsidDel="00000000" w:rsidR="00000000" w:rsidRPr="00000000">
          <w:fldChar w:fldCharType="end"/>
        </w:r>
        <w:r w:rsidDel="00000000" w:rsidR="00000000" w:rsidRPr="00000000">
          <w:rPr>
            <w:rtl w:val="0"/>
          </w:rPr>
        </w:r>
      </w:ins>
    </w:p>
    <w:p w:rsidR="00000000" w:rsidDel="00000000" w:rsidP="00000000" w:rsidRDefault="00000000" w:rsidRPr="00000000" w14:paraId="00000431">
      <w:pPr>
        <w:numPr>
          <w:ilvl w:val="0"/>
          <w:numId w:val="5"/>
        </w:numPr>
        <w:ind w:left="720" w:hanging="360"/>
        <w:rPr>
          <w:ins w:author="Dalton Dahms-Shermer" w:id="4" w:date="2025-02-28T13:12:36Z"/>
          <w:color w:val="1155cc"/>
        </w:rPr>
      </w:pPr>
      <w:ins w:author="Dalton Dahms-Shermer" w:id="4" w:date="2025-02-28T13:12:36Z">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Landing Page</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"https://docs.google.com/document/d/10zLeXMohYlEkom-vmM82OivYhBmxGA61LAFFW3TPCJ4/edit?usp=sharing"</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 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432">
      <w:pPr>
        <w:numPr>
          <w:ilvl w:val="0"/>
          <w:numId w:val="5"/>
        </w:numPr>
        <w:ind w:left="720" w:hanging="360"/>
        <w:rPr>
          <w:ins w:author="Dalton Dahms-Shermer" w:id="4" w:date="2025-02-28T13:12:36Z"/>
          <w:color w:val="1155cc"/>
        </w:rPr>
      </w:pPr>
      <w:r w:rsidDel="00000000" w:rsidR="00000000" w:rsidRPr="00000000">
        <w:fldChar w:fldCharType="begin"/>
        <w:instrText xml:space="preserve"> HYPERLINK "https://docs.google.com/document/d/1pX21UH_vc_twbuXUTHdOl7UssQ7CV50tK04zOrowMZ4/edit?usp=sharing"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Application Materials</w:t>
        </w:r>
      </w:ins>
    </w:p>
    <w:p w:rsidR="00000000" w:rsidDel="00000000" w:rsidP="00000000" w:rsidRDefault="00000000" w:rsidRPr="00000000" w14:paraId="00000433">
      <w:pPr>
        <w:numPr>
          <w:ilvl w:val="0"/>
          <w:numId w:val="5"/>
        </w:numPr>
        <w:ind w:left="720" w:hanging="360"/>
        <w:rPr>
          <w:ins w:author="Dalton Dahms-Shermer" w:id="4" w:date="2025-02-28T13:12:36Z"/>
          <w:color w:val="1155cc"/>
        </w:rPr>
      </w:pPr>
      <w:r w:rsidDel="00000000" w:rsidR="00000000" w:rsidRPr="00000000">
        <w:fldChar w:fldCharType="end"/>
      </w:r>
      <w:r w:rsidDel="00000000" w:rsidR="00000000" w:rsidRPr="00000000">
        <w:fldChar w:fldCharType="begin"/>
        <w:instrText xml:space="preserve"> HYPERLINK "https://sequoiaconsulting.qualtrics.com/jfe/preview/previewId/c683348d-d6cb-4d0c-9407-2ce5059a068b/SV_1HPfNW9ieROnS5w?Q_CHL=preview&amp;Q_SurveyVersionID=current"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Qualtrics Form</w:t>
        </w:r>
      </w:ins>
    </w:p>
    <w:p w:rsidR="00000000" w:rsidDel="00000000" w:rsidP="00000000" w:rsidRDefault="00000000" w:rsidRPr="00000000" w14:paraId="00000434">
      <w:pPr>
        <w:numPr>
          <w:ilvl w:val="0"/>
          <w:numId w:val="5"/>
        </w:numPr>
        <w:ind w:left="720" w:hanging="360"/>
        <w:rPr>
          <w:ins w:author="Dalton Dahms-Shermer" w:id="4" w:date="2025-02-28T13:12:36Z"/>
        </w:rPr>
      </w:pPr>
      <w:r w:rsidDel="00000000" w:rsidR="00000000" w:rsidRPr="00000000">
        <w:fldChar w:fldCharType="end"/>
      </w:r>
      <w:r w:rsidDel="00000000" w:rsidR="00000000" w:rsidRPr="00000000">
        <w:fldChar w:fldCharType="begin"/>
        <w:instrText xml:space="preserve"> HYPERLINK "https://docs.google.com/document/d/1Q3LJNaaDr8c165WJTzkjfCxi1d1bsZRI94HDC5FXh-E/edit?usp=sharing" </w:instrText>
        <w:fldChar w:fldCharType="separate"/>
      </w:r>
      <w:ins w:author="Dalton Dahms-Shermer" w:id="4" w:date="2025-02-28T13:12:36Z">
        <w:r w:rsidDel="00000000" w:rsidR="00000000" w:rsidRPr="00000000">
          <w:rPr>
            <w:rtl w:val="0"/>
            <w:rPrChange w:author="Dalton Dahms-Shermer" w:id="5" w:date="2025-02-28T13:12:36Z">
              <w:rPr>
                <w:b w:val="1"/>
                <w:sz w:val="24"/>
                <w:szCs w:val="24"/>
              </w:rPr>
            </w:rPrChange>
          </w:rPr>
          <w:t xml:space="preserve">Strategy + Project Master Doc</w:t>
        </w:r>
      </w:ins>
    </w:p>
    <w:p w:rsidR="00000000" w:rsidDel="00000000" w:rsidP="00000000" w:rsidRDefault="00000000" w:rsidRPr="00000000" w14:paraId="00000435">
      <w:pPr>
        <w:numPr>
          <w:ilvl w:val="0"/>
          <w:numId w:val="5"/>
        </w:numPr>
        <w:ind w:left="720" w:hanging="360"/>
        <w:rPr>
          <w:ins w:author="Dalton Dahms-Shermer" w:id="4" w:date="2025-02-28T13:12:36Z"/>
          <w:color w:val="1155cc"/>
        </w:rPr>
      </w:pPr>
      <w:r w:rsidDel="00000000" w:rsidR="00000000" w:rsidRPr="00000000">
        <w:fldChar w:fldCharType="end"/>
      </w:r>
      <w:ins w:author="Dalton Dahms-Shermer" w:id="4" w:date="2025-02-28T13:12:36Z">
        <w:r w:rsidDel="00000000" w:rsidR="00000000" w:rsidRPr="00000000">
          <w:fldChar w:fldCharType="begin"/>
        </w:r>
        <w:r w:rsidDel="00000000" w:rsidR="00000000" w:rsidRPr="00000000">
          <w:instrText xml:space="preserve">HYPERLINK "https://sempervirensvc.sharepoint.com/:p:/r/sites/OutsideAdvisors/Shared%20Documents/SemperVirens%20Investment%20Advisors/Ecosystem/Accelerator/Accelerator%20Program%20Build.pptx?d=w38e89935c31a4266aba4d1f864fefe52&amp;csf=1&amp;web=1&amp;e=exyfXc"</w:instrText>
        </w:r>
        <w:r w:rsidDel="00000000" w:rsidR="00000000" w:rsidRPr="00000000">
          <w:fldChar w:fldCharType="separate"/>
        </w:r>
        <w:r w:rsidDel="00000000" w:rsidR="00000000" w:rsidRPr="00000000">
          <w:rPr>
            <w:rtl w:val="0"/>
            <w:rPrChange w:author="Dalton Dahms-Shermer" w:id="5" w:date="2025-02-28T13:12:36Z">
              <w:rPr>
                <w:b w:val="1"/>
                <w:sz w:val="24"/>
                <w:szCs w:val="24"/>
              </w:rPr>
            </w:rPrChange>
          </w:rPr>
          <w:t xml:space="preserve">Strategy + Project Master Slides</w:t>
        </w:r>
        <w:r w:rsidDel="00000000" w:rsidR="00000000" w:rsidRPr="00000000">
          <w:fldChar w:fldCharType="end"/>
        </w:r>
        <w:r w:rsidDel="00000000" w:rsidR="00000000" w:rsidRPr="00000000">
          <w:rPr>
            <w:rtl w:val="0"/>
          </w:rPr>
        </w:r>
      </w:ins>
    </w:p>
    <w:p w:rsidR="00000000" w:rsidDel="00000000" w:rsidP="00000000" w:rsidRDefault="00000000" w:rsidRPr="00000000" w14:paraId="00000436">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37">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Let me know if you have any immediate questions or concerns. </w:t>
        </w:r>
      </w:ins>
    </w:p>
    <w:p w:rsidR="00000000" w:rsidDel="00000000" w:rsidP="00000000" w:rsidRDefault="00000000" w:rsidRPr="00000000" w14:paraId="00000438">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39">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Best,</w:t>
        </w:r>
      </w:ins>
    </w:p>
    <w:p w:rsidR="00000000" w:rsidDel="00000000" w:rsidP="00000000" w:rsidRDefault="00000000" w:rsidRPr="00000000" w14:paraId="0000043A">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Change w:author="Dalton Dahms-Shermer" w:id="5" w:date="2025-02-28T13:12:36Z">
              <w:rPr>
                <w:b w:val="1"/>
                <w:sz w:val="24"/>
                <w:szCs w:val="24"/>
              </w:rPr>
            </w:rPrChange>
          </w:rPr>
          <w:t xml:space="preserve">Dalton</w:t>
        </w:r>
        <w:r w:rsidDel="00000000" w:rsidR="00000000" w:rsidRPr="00000000">
          <w:rPr>
            <w:rtl w:val="0"/>
          </w:rPr>
        </w:r>
      </w:ins>
    </w:p>
    <w:p w:rsidR="00000000" w:rsidDel="00000000" w:rsidP="00000000" w:rsidRDefault="00000000" w:rsidRPr="00000000" w14:paraId="0000043B">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3C">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3D">
      <w:pPr>
        <w:rPr>
          <w:ins w:author="Dalton Dahms-Shermer" w:id="4" w:date="2025-02-28T13:12:36Z"/>
          <w:rPrChange w:author="Dalton Dahms-Shermer" w:id="5" w:date="2025-02-28T13:12:36Z">
            <w:rPr>
              <w:b w:val="1"/>
              <w:sz w:val="24"/>
              <w:szCs w:val="24"/>
            </w:rPr>
          </w:rPrChange>
        </w:rPr>
      </w:pPr>
      <w:ins w:author="Dalton Dahms-Shermer" w:id="4" w:date="2025-02-28T13:12:36Z">
        <w:r w:rsidDel="00000000" w:rsidR="00000000" w:rsidRPr="00000000">
          <w:rPr>
            <w:rtl w:val="0"/>
          </w:rPr>
        </w:r>
      </w:ins>
    </w:p>
    <w:p w:rsidR="00000000" w:rsidDel="00000000" w:rsidP="00000000" w:rsidRDefault="00000000" w:rsidRPr="00000000" w14:paraId="0000043E">
      <w:pPr>
        <w:pStyle w:val="Heading2"/>
        <w:spacing w:before="240" w:lineRule="auto"/>
        <w:rPr>
          <w:rPrChange w:author="Dalton Dahms-Shermer" w:id="5" w:date="2025-02-28T13:12:36Z">
            <w:rPr>
              <w:b w:val="1"/>
              <w:color w:val="1155cc"/>
            </w:rPr>
          </w:rPrChange>
        </w:rPr>
      </w:pPr>
      <w:bookmarkStart w:colFirst="0" w:colLast="0" w:name="_kh3er9jwayzu" w:id="17"/>
      <w:bookmarkEnd w:id="17"/>
      <w:r w:rsidDel="00000000" w:rsidR="00000000" w:rsidRPr="00000000">
        <w:rPr>
          <w:rtl w:val="0"/>
          <w:rPrChange w:author="Dalton Dahms-Shermer" w:id="5" w:date="2025-02-28T13:12:36Z">
            <w:rPr>
              <w:b w:val="1"/>
              <w:color w:val="1155cc"/>
            </w:rPr>
          </w:rPrChange>
        </w:rPr>
        <w:t xml:space="preserve">Questions | Confirmations:</w:t>
      </w:r>
    </w:p>
    <w:p w:rsidR="00000000" w:rsidDel="00000000" w:rsidP="00000000" w:rsidRDefault="00000000" w:rsidRPr="00000000" w14:paraId="0000043F">
      <w:pPr>
        <w:numPr>
          <w:ilvl w:val="0"/>
          <w:numId w:val="11"/>
        </w:numPr>
        <w:spacing w:after="0" w:afterAutospacing="0" w:before="240" w:lineRule="auto"/>
        <w:ind w:left="720" w:hanging="360"/>
        <w:rPr>
          <w:b w:val="1"/>
          <w:color w:val="212121"/>
          <w:sz w:val="24"/>
          <w:szCs w:val="24"/>
        </w:rPr>
      </w:pPr>
      <w:r w:rsidDel="00000000" w:rsidR="00000000" w:rsidRPr="00000000">
        <w:rPr>
          <w:rtl w:val="0"/>
          <w:rPrChange w:author="Dalton Dahms-Shermer" w:id="5" w:date="2025-02-28T13:12:36Z">
            <w:rPr>
              <w:b w:val="1"/>
              <w:color w:val="212121"/>
              <w:sz w:val="24"/>
              <w:szCs w:val="24"/>
            </w:rPr>
          </w:rPrChange>
        </w:rPr>
        <w:t xml:space="preserve">Are we assuming that all new investments will have gone through SVA?</w:t>
      </w:r>
      <w:r w:rsidDel="00000000" w:rsidR="00000000" w:rsidRPr="00000000">
        <w:rPr>
          <w:rtl w:val="0"/>
        </w:rPr>
      </w:r>
    </w:p>
    <w:p w:rsidR="00000000" w:rsidDel="00000000" w:rsidP="00000000" w:rsidRDefault="00000000" w:rsidRPr="00000000" w14:paraId="00000440">
      <w:pPr>
        <w:numPr>
          <w:ilvl w:val="0"/>
          <w:numId w:val="11"/>
        </w:numPr>
        <w:spacing w:after="0" w:afterAutospacing="0" w:before="0" w:beforeAutospacing="0" w:lineRule="auto"/>
        <w:ind w:left="720" w:hanging="360"/>
        <w:rPr>
          <w:b w:val="1"/>
          <w:color w:val="212121"/>
          <w:sz w:val="24"/>
          <w:szCs w:val="24"/>
          <w:u w:val="none"/>
        </w:rPr>
      </w:pPr>
      <w:r w:rsidDel="00000000" w:rsidR="00000000" w:rsidRPr="00000000">
        <w:rPr>
          <w:rtl w:val="0"/>
          <w:rPrChange w:author="Dalton Dahms-Shermer" w:id="5" w:date="2025-02-28T13:12:36Z">
            <w:rPr>
              <w:b w:val="1"/>
              <w:color w:val="212121"/>
              <w:sz w:val="24"/>
              <w:szCs w:val="24"/>
            </w:rPr>
          </w:rPrChange>
        </w:rPr>
        <w:t xml:space="preserve">Launch with SV targeted network to ensure highest quality candidates and MVP approach? </w:t>
      </w:r>
    </w:p>
    <w:p w:rsidR="00000000" w:rsidDel="00000000" w:rsidP="00000000" w:rsidRDefault="00000000" w:rsidRPr="00000000" w14:paraId="00000441">
      <w:pPr>
        <w:numPr>
          <w:ilvl w:val="0"/>
          <w:numId w:val="11"/>
        </w:numPr>
        <w:spacing w:before="0" w:beforeAutospacing="0" w:lineRule="auto"/>
        <w:ind w:left="720" w:hanging="360"/>
        <w:rPr>
          <w:b w:val="1"/>
          <w:color w:val="212121"/>
          <w:sz w:val="24"/>
          <w:szCs w:val="24"/>
          <w:u w:val="none"/>
        </w:rPr>
      </w:pPr>
      <w:r w:rsidDel="00000000" w:rsidR="00000000" w:rsidRPr="00000000">
        <w:rPr>
          <w:rtl w:val="0"/>
          <w:rPrChange w:author="Dalton Dahms-Shermer" w:id="5" w:date="2025-02-28T13:12:36Z">
            <w:rPr>
              <w:b w:val="1"/>
              <w:color w:val="212121"/>
              <w:sz w:val="24"/>
              <w:szCs w:val="24"/>
            </w:rPr>
          </w:rPrChange>
        </w:rPr>
        <w:t xml:space="preserve">Adjust any partner engagements? LPs? Strategic need to sign anything?</w:t>
      </w:r>
      <w:r w:rsidDel="00000000" w:rsidR="00000000" w:rsidRPr="00000000">
        <w:rPr>
          <w:rtl w:val="0"/>
        </w:rPr>
      </w:r>
    </w:p>
    <w:p w:rsidR="00000000" w:rsidDel="00000000" w:rsidP="00000000" w:rsidRDefault="00000000" w:rsidRPr="00000000" w14:paraId="00000442">
      <w:pPr>
        <w:spacing w:before="240" w:lineRule="auto"/>
        <w:rPr>
          <w:rPrChange w:author="Dalton Dahms-Shermer" w:id="5" w:date="2025-02-28T13:12:36Z">
            <w:rPr>
              <w:b w:val="1"/>
              <w:color w:val="212121"/>
              <w:sz w:val="24"/>
              <w:szCs w:val="24"/>
            </w:rPr>
          </w:rPrChange>
        </w:rPr>
      </w:pPr>
      <w:r w:rsidDel="00000000" w:rsidR="00000000" w:rsidRPr="00000000">
        <w:rPr>
          <w:rtl w:val="0"/>
        </w:rPr>
      </w:r>
    </w:p>
    <w:p w:rsidR="00000000" w:rsidDel="00000000" w:rsidP="00000000" w:rsidRDefault="00000000" w:rsidRPr="00000000" w14:paraId="00000443">
      <w:pPr>
        <w:spacing w:before="240" w:lineRule="auto"/>
        <w:rPr>
          <w:rPrChange w:author="Dalton Dahms-Shermer" w:id="5" w:date="2025-02-28T13:12:36Z">
            <w:rPr>
              <w:b w:val="1"/>
              <w:color w:val="212121"/>
              <w:sz w:val="24"/>
              <w:szCs w:val="24"/>
            </w:rPr>
          </w:rPrChange>
        </w:rPr>
      </w:pPr>
      <w:r w:rsidDel="00000000" w:rsidR="00000000" w:rsidRPr="00000000">
        <w:rPr>
          <w:rtl w:val="0"/>
        </w:rPr>
      </w:r>
    </w:p>
    <w:p w:rsidR="00000000" w:rsidDel="00000000" w:rsidP="00000000" w:rsidRDefault="00000000" w:rsidRPr="00000000" w14:paraId="00000444">
      <w:pPr>
        <w:spacing w:before="240" w:lineRule="auto"/>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2.24.25 Meetings prep:</w:t>
      </w:r>
    </w:p>
    <w:p w:rsidR="00000000" w:rsidDel="00000000" w:rsidP="00000000" w:rsidRDefault="00000000" w:rsidRPr="00000000" w14:paraId="00000445">
      <w:pPr>
        <w:numPr>
          <w:ilvl w:val="0"/>
          <w:numId w:val="14"/>
        </w:numPr>
        <w:spacing w:before="240" w:lineRule="auto"/>
        <w:ind w:left="720" w:hanging="360"/>
        <w:rPr>
          <w:b w:val="1"/>
          <w:color w:val="212121"/>
          <w:sz w:val="24"/>
          <w:szCs w:val="24"/>
          <w:u w:val="none"/>
        </w:rPr>
      </w:pPr>
      <w:r w:rsidDel="00000000" w:rsidR="00000000" w:rsidRPr="00000000">
        <w:rPr>
          <w:rtl w:val="0"/>
          <w:rPrChange w:author="Dalton Dahms-Shermer" w:id="5" w:date="2025-02-28T13:12:36Z">
            <w:rPr>
              <w:b w:val="1"/>
              <w:color w:val="212121"/>
              <w:sz w:val="24"/>
              <w:szCs w:val="24"/>
            </w:rPr>
          </w:rPrChange>
        </w:rPr>
        <w:t xml:space="preserve">Agenda</w:t>
      </w:r>
    </w:p>
    <w:p w:rsidR="00000000" w:rsidDel="00000000" w:rsidP="00000000" w:rsidRDefault="00000000" w:rsidRPr="00000000" w14:paraId="00000446">
      <w:pPr>
        <w:spacing w:before="240" w:lineRule="auto"/>
        <w:rPr>
          <w:rPrChange w:author="Dalton Dahms-Shermer" w:id="5" w:date="2025-02-28T13:12:36Z">
            <w:rPr>
              <w:b w:val="1"/>
              <w:color w:val="212121"/>
              <w:sz w:val="24"/>
              <w:szCs w:val="24"/>
            </w:rPr>
          </w:rPrChange>
        </w:rPr>
      </w:pPr>
      <w:r w:rsidDel="00000000" w:rsidR="00000000" w:rsidRPr="00000000">
        <w:rPr>
          <w:rtl w:val="0"/>
        </w:rPr>
      </w:r>
    </w:p>
    <w:tbl>
      <w:tblPr>
        <w:tblStyle w:val="Table4"/>
        <w:tblW w:w="15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95"/>
        <w:gridCol w:w="1965"/>
        <w:gridCol w:w="3210"/>
        <w:gridCol w:w="3495"/>
        <w:tblGridChange w:id="0">
          <w:tblGrid>
            <w:gridCol w:w="3495"/>
            <w:gridCol w:w="3495"/>
            <w:gridCol w:w="1965"/>
            <w:gridCol w:w="3210"/>
            <w:gridCol w:w="349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ffffff"/>
                    <w:sz w:val="24"/>
                    <w:szCs w:val="24"/>
                  </w:rPr>
                </w:rPrChange>
              </w:rPr>
            </w:pPr>
            <w:r w:rsidDel="00000000" w:rsidR="00000000" w:rsidRPr="00000000">
              <w:rPr>
                <w:rtl w:val="0"/>
                <w:rPrChange w:author="Dalton Dahms-Shermer" w:id="5" w:date="2025-02-28T13:12:36Z">
                  <w:rPr>
                    <w:b w:val="1"/>
                    <w:color w:val="ffffff"/>
                    <w:sz w:val="24"/>
                    <w:szCs w:val="24"/>
                  </w:rPr>
                </w:rPrChange>
              </w:rPr>
              <w:t xml:space="preserve">Agenda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ffffff"/>
                    <w:sz w:val="24"/>
                    <w:szCs w:val="24"/>
                  </w:rPr>
                </w:rPrChange>
              </w:rPr>
            </w:pPr>
            <w:r w:rsidDel="00000000" w:rsidR="00000000" w:rsidRPr="00000000">
              <w:rPr>
                <w:rtl w:val="0"/>
                <w:rPrChange w:author="Dalton Dahms-Shermer" w:id="5" w:date="2025-02-28T13:12:36Z">
                  <w:rPr>
                    <w:b w:val="1"/>
                    <w:color w:val="ffffff"/>
                    <w:sz w:val="24"/>
                    <w:szCs w:val="24"/>
                  </w:rPr>
                </w:rPrChange>
              </w:rPr>
              <w:t xml:space="preserve">Discussion Topics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ffffff"/>
                    <w:sz w:val="24"/>
                    <w:szCs w:val="24"/>
                  </w:rPr>
                </w:rPrChange>
              </w:rPr>
            </w:pPr>
            <w:r w:rsidDel="00000000" w:rsidR="00000000" w:rsidRPr="00000000">
              <w:rPr>
                <w:rtl w:val="0"/>
                <w:rPrChange w:author="Dalton Dahms-Shermer" w:id="5" w:date="2025-02-28T13:12:36Z">
                  <w:rPr>
                    <w:b w:val="1"/>
                    <w:color w:val="ffffff"/>
                    <w:sz w:val="24"/>
                    <w:szCs w:val="24"/>
                  </w:rPr>
                </w:rPrChange>
              </w:rPr>
              <w:t xml:space="preserve">Rough Timing</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ffffff"/>
                    <w:sz w:val="24"/>
                    <w:szCs w:val="24"/>
                  </w:rPr>
                </w:rPrChange>
              </w:rPr>
            </w:pPr>
            <w:r w:rsidDel="00000000" w:rsidR="00000000" w:rsidRPr="00000000">
              <w:rPr>
                <w:rtl w:val="0"/>
                <w:rPrChange w:author="Dalton Dahms-Shermer" w:id="5" w:date="2025-02-28T13:12:36Z">
                  <w:rPr>
                    <w:b w:val="1"/>
                    <w:color w:val="ffffff"/>
                    <w:sz w:val="24"/>
                    <w:szCs w:val="24"/>
                  </w:rPr>
                </w:rPrChange>
              </w:rPr>
              <w:t xml:space="preserve">Recommended Attendees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ffffff"/>
                    <w:sz w:val="24"/>
                    <w:szCs w:val="24"/>
                  </w:rPr>
                </w:rPrChange>
              </w:rPr>
            </w:pPr>
            <w:r w:rsidDel="00000000" w:rsidR="00000000" w:rsidRPr="00000000">
              <w:rPr>
                <w:rtl w:val="0"/>
                <w:rPrChange w:author="Dalton Dahms-Shermer" w:id="5" w:date="2025-02-28T13:12:36Z">
                  <w:rPr>
                    <w:b w:val="1"/>
                    <w:color w:val="ffffff"/>
                    <w:sz w:val="24"/>
                    <w:szCs w:val="24"/>
                  </w:rPr>
                </w:rPrChange>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SV Accelerator strategic planning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PTP next steps</w:t>
            </w:r>
          </w:p>
          <w:p w:rsidR="00000000" w:rsidDel="00000000" w:rsidP="00000000" w:rsidRDefault="00000000" w:rsidRPr="00000000" w14:paraId="0000044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Bring Greg up to speed on strategy of program</w:t>
            </w:r>
          </w:p>
          <w:p w:rsidR="00000000" w:rsidDel="00000000" w:rsidP="00000000" w:rsidRDefault="00000000" w:rsidRPr="00000000" w14:paraId="0000044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Learnings, decisions</w:t>
            </w:r>
          </w:p>
          <w:p w:rsidR="00000000" w:rsidDel="00000000" w:rsidP="00000000" w:rsidRDefault="00000000" w:rsidRPr="00000000" w14:paraId="0000045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Success Metrics</w:t>
            </w:r>
          </w:p>
          <w:p w:rsidR="00000000" w:rsidDel="00000000" w:rsidP="00000000" w:rsidRDefault="00000000" w:rsidRPr="00000000" w14:paraId="0000045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Timing</w:t>
            </w:r>
          </w:p>
          <w:p w:rsidR="00000000" w:rsidDel="00000000" w:rsidP="00000000" w:rsidRDefault="00000000" w:rsidRPr="00000000" w14:paraId="0000045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Review proposed timeline and MVP through next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3:00 - 3:30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i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Robby, Greg, Erin</w:t>
              <w:br w:type="textWrapping"/>
              <w:br w:type="textWrapping"/>
            </w:r>
            <w:r w:rsidDel="00000000" w:rsidR="00000000" w:rsidRPr="00000000">
              <w:rPr>
                <w:rtl w:val="0"/>
                <w:rPrChange w:author="Dalton Dahms-Shermer" w:id="5" w:date="2025-02-28T13:12:36Z">
                  <w:rPr>
                    <w:i w:val="1"/>
                    <w:color w:val="212121"/>
                    <w:sz w:val="24"/>
                    <w:szCs w:val="24"/>
                  </w:rPr>
                </w:rPrChange>
              </w:rPr>
              <w:br w:type="textWrapping"/>
              <w:t xml:space="preserve">Dalton, 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SV Launch Plan Deep Dive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Review build needs for getting to launch (Transform)</w:t>
            </w:r>
          </w:p>
          <w:p w:rsidR="00000000" w:rsidDel="00000000" w:rsidP="00000000" w:rsidRDefault="00000000" w:rsidRPr="00000000" w14:paraId="000004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Transform:</w:t>
            </w:r>
          </w:p>
          <w:p w:rsidR="00000000" w:rsidDel="00000000" w:rsidP="00000000" w:rsidRDefault="00000000" w:rsidRPr="00000000" w14:paraId="000004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SV Summit</w:t>
            </w:r>
          </w:p>
          <w:p w:rsidR="00000000" w:rsidDel="00000000" w:rsidP="00000000" w:rsidRDefault="00000000" w:rsidRPr="00000000" w14:paraId="000004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LP Conference</w:t>
            </w:r>
          </w:p>
          <w:p w:rsidR="00000000" w:rsidDel="00000000" w:rsidP="00000000" w:rsidRDefault="00000000" w:rsidRPr="00000000" w14:paraId="000004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Sourcing for MVP</w:t>
            </w:r>
          </w:p>
          <w:p w:rsidR="00000000" w:rsidDel="00000000" w:rsidP="00000000" w:rsidRDefault="00000000" w:rsidRPr="00000000" w14:paraId="000004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Next Steps planning</w:t>
            </w:r>
          </w:p>
          <w:p w:rsidR="00000000" w:rsidDel="00000000" w:rsidP="00000000" w:rsidRDefault="00000000" w:rsidRPr="00000000" w14:paraId="000004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Partner engagements</w:t>
            </w:r>
          </w:p>
          <w:p w:rsidR="00000000" w:rsidDel="00000000" w:rsidP="00000000" w:rsidRDefault="00000000" w:rsidRPr="00000000" w14:paraId="000004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sz w:val="24"/>
                <w:szCs w:val="24"/>
              </w:rPr>
            </w:pPr>
            <w:r w:rsidDel="00000000" w:rsidR="00000000" w:rsidRPr="00000000">
              <w:rPr>
                <w:rtl w:val="0"/>
                <w:rPrChange w:author="Dalton Dahms-Shermer" w:id="5" w:date="2025-02-28T13:12:36Z">
                  <w:rPr>
                    <w:color w:val="212121"/>
                    <w:sz w:val="24"/>
                    <w:szCs w:val="24"/>
                  </w:rPr>
                </w:rPrChange>
              </w:rPr>
              <w:t xml:space="preserve">Sequoia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3:30 - 4:30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Robby, Greg, Franco, Dalton, Emily</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i w:val="1"/>
                    <w:color w:val="212121"/>
                    <w:sz w:val="24"/>
                    <w:szCs w:val="24"/>
                  </w:rPr>
                </w:rPrChange>
              </w:rPr>
            </w:pPr>
            <w:r w:rsidDel="00000000" w:rsidR="00000000" w:rsidRPr="00000000">
              <w:rPr>
                <w:rtl w:val="0"/>
                <w:rPrChange w:author="Dalton Dahms-Shermer" w:id="5" w:date="2025-02-28T13:12:36Z">
                  <w:rPr>
                    <w:i w:val="1"/>
                    <w:color w:val="212121"/>
                    <w:sz w:val="24"/>
                    <w:szCs w:val="24"/>
                  </w:rPr>
                </w:rPrChange>
              </w:rPr>
              <w:t xml:space="preserve">Richard, Steve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i w:val="1"/>
                    <w:color w:val="212121"/>
                    <w:sz w:val="24"/>
                    <w:szCs w:val="24"/>
                  </w:rPr>
                </w:rPrChange>
              </w:rPr>
            </w:pPr>
            <w:r w:rsidDel="00000000" w:rsidR="00000000" w:rsidRPr="00000000">
              <w:rPr>
                <w:rtl w:val="0"/>
                <w:rPrChange w:author="Dalton Dahms-Shermer" w:id="5" w:date="2025-02-28T13:12:36Z">
                  <w:rPr>
                    <w:i w:val="1"/>
                    <w:color w:val="212121"/>
                    <w:sz w:val="24"/>
                    <w:szCs w:val="24"/>
                  </w:rPr>
                </w:rPrChange>
              </w:rPr>
              <w:t xml:space="preserve">Colin, Raquel (Allison OOO)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Marketing Strategy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Michele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i w:val="1"/>
                    <w:color w:val="212121"/>
                    <w:sz w:val="24"/>
                    <w:szCs w:val="24"/>
                  </w:rPr>
                </w:rPrChang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4:30 - 5:00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Michele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Robby, Greg, Erin, Franco, Dalton, 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Change w:author="Dalton Dahms-Shermer" w:id="5" w:date="2025-02-28T13:12:36Z">
                  <w:rPr>
                    <w:b w:val="1"/>
                    <w:color w:val="212121"/>
                    <w:sz w:val="24"/>
                    <w:szCs w:val="24"/>
                  </w:rPr>
                </w:rPrChange>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i w:val="1"/>
                    <w:color w:val="212121"/>
                    <w:sz w:val="24"/>
                    <w:szCs w:val="24"/>
                  </w:rPr>
                </w:rPrChange>
              </w:rPr>
            </w:pPr>
            <w:r w:rsidDel="00000000" w:rsidR="00000000" w:rsidRPr="00000000">
              <w:rPr>
                <w:rtl w:val="0"/>
                <w:rPrChange w:author="Dalton Dahms-Shermer" w:id="5" w:date="2025-02-28T13:12:36Z">
                  <w:rPr>
                    <w:b w:val="1"/>
                    <w:i w:val="1"/>
                    <w:color w:val="212121"/>
                    <w:sz w:val="24"/>
                    <w:szCs w:val="24"/>
                  </w:rPr>
                </w:rPrChange>
              </w:rPr>
              <w:t xml:space="preserve">Closing &amp;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PrChange w:author="Dalton Dahms-Shermer" w:id="5" w:date="2025-02-28T13:12:36Z">
                  <w:rPr>
                    <w:b w:val="1"/>
                    <w:color w:val="212121"/>
                    <w:sz w:val="24"/>
                    <w:szCs w:val="24"/>
                  </w:rPr>
                </w:rPrChange>
              </w:rPr>
            </w:pPr>
            <w:r w:rsidDel="00000000" w:rsidR="00000000" w:rsidRPr="00000000">
              <w:rPr>
                <w:rtl w:val="0"/>
              </w:rPr>
            </w:r>
          </w:p>
        </w:tc>
      </w:tr>
    </w:tbl>
    <w:p w:rsidR="00000000" w:rsidDel="00000000" w:rsidP="00000000" w:rsidRDefault="00000000" w:rsidRPr="00000000" w14:paraId="00000472">
      <w:pPr>
        <w:spacing w:before="240" w:lineRule="auto"/>
        <w:rPr>
          <w:rPrChange w:author="Dalton Dahms-Shermer" w:id="5" w:date="2025-02-28T13:12:36Z">
            <w:rPr>
              <w:b w:val="1"/>
              <w:color w:val="212121"/>
              <w:sz w:val="24"/>
              <w:szCs w:val="24"/>
            </w:rPr>
          </w:rPrChange>
        </w:rPr>
      </w:pPr>
      <w:r w:rsidDel="00000000" w:rsidR="00000000" w:rsidRPr="00000000">
        <w:rPr>
          <w:rtl w:val="0"/>
        </w:rPr>
      </w:r>
    </w:p>
    <w:p w:rsidR="00000000" w:rsidDel="00000000" w:rsidP="00000000" w:rsidRDefault="00000000" w:rsidRPr="00000000" w14:paraId="00000473">
      <w:pPr>
        <w:spacing w:before="240" w:lineRule="auto"/>
        <w:rPr>
          <w:rPrChange w:author="Dalton Dahms-Shermer" w:id="5" w:date="2025-02-28T13:12:36Z">
            <w:rPr>
              <w:b w:val="1"/>
              <w:color w:val="212121"/>
              <w:sz w:val="24"/>
              <w:szCs w:val="24"/>
            </w:rPr>
          </w:rPrChange>
        </w:rPr>
      </w:pPr>
      <w:r w:rsidDel="00000000" w:rsidR="00000000" w:rsidRPr="00000000">
        <w:rPr>
          <w:rtl w:val="0"/>
        </w:rPr>
      </w:r>
    </w:p>
    <w:p w:rsidR="00000000" w:rsidDel="00000000" w:rsidP="00000000" w:rsidRDefault="00000000" w:rsidRPr="00000000" w14:paraId="00000474">
      <w:pPr>
        <w:numPr>
          <w:ilvl w:val="0"/>
          <w:numId w:val="14"/>
        </w:numPr>
        <w:spacing w:after="0" w:afterAutospacing="0" w:before="240" w:lineRule="auto"/>
        <w:ind w:left="720" w:hanging="360"/>
        <w:rPr>
          <w:b w:val="1"/>
          <w:color w:val="212121"/>
          <w:sz w:val="24"/>
          <w:szCs w:val="24"/>
          <w:u w:val="none"/>
        </w:rPr>
      </w:pPr>
      <w:r w:rsidDel="00000000" w:rsidR="00000000" w:rsidRPr="00000000">
        <w:rPr>
          <w:rtl w:val="0"/>
          <w:rPrChange w:author="Dalton Dahms-Shermer" w:id="5" w:date="2025-02-28T13:12:36Z">
            <w:rPr>
              <w:b w:val="1"/>
              <w:color w:val="212121"/>
              <w:sz w:val="24"/>
              <w:szCs w:val="24"/>
            </w:rPr>
          </w:rPrChange>
        </w:rPr>
        <w:t xml:space="preserve">Meeting materials / slides</w:t>
      </w:r>
    </w:p>
    <w:p w:rsidR="00000000" w:rsidDel="00000000" w:rsidP="00000000" w:rsidRDefault="00000000" w:rsidRPr="00000000" w14:paraId="00000475">
      <w:pPr>
        <w:numPr>
          <w:ilvl w:val="0"/>
          <w:numId w:val="14"/>
        </w:numPr>
        <w:spacing w:after="0" w:afterAutospacing="0" w:before="0" w:beforeAutospacing="0" w:lineRule="auto"/>
        <w:ind w:left="720" w:hanging="360"/>
        <w:rPr>
          <w:b w:val="1"/>
          <w:color w:val="212121"/>
          <w:sz w:val="24"/>
          <w:szCs w:val="24"/>
          <w:u w:val="none"/>
        </w:rPr>
      </w:pPr>
      <w:r w:rsidDel="00000000" w:rsidR="00000000" w:rsidRPr="00000000">
        <w:rPr>
          <w:rtl w:val="0"/>
          <w:rPrChange w:author="Dalton Dahms-Shermer" w:id="5" w:date="2025-02-28T13:12:36Z">
            <w:rPr>
              <w:b w:val="1"/>
              <w:color w:val="212121"/>
              <w:sz w:val="24"/>
              <w:szCs w:val="24"/>
            </w:rPr>
          </w:rPrChange>
        </w:rPr>
        <w:t xml:space="preserve">Dalton take first spin on order of slides</w:t>
      </w:r>
    </w:p>
    <w:p w:rsidR="00000000" w:rsidDel="00000000" w:rsidP="00000000" w:rsidRDefault="00000000" w:rsidRPr="00000000" w14:paraId="00000476">
      <w:pPr>
        <w:numPr>
          <w:ilvl w:val="1"/>
          <w:numId w:val="14"/>
        </w:numPr>
        <w:spacing w:after="0" w:afterAutospacing="0" w:before="0" w:beforeAutospacing="0" w:lineRule="auto"/>
        <w:ind w:left="1440" w:hanging="360"/>
        <w:rPr>
          <w:color w:val="212121"/>
          <w:sz w:val="24"/>
          <w:szCs w:val="24"/>
        </w:rPr>
      </w:pPr>
      <w:r w:rsidDel="00000000" w:rsidR="00000000" w:rsidRPr="00000000">
        <w:rPr>
          <w:rtl w:val="0"/>
          <w:rPrChange w:author="Dalton Dahms-Shermer" w:id="5" w:date="2025-02-28T13:12:36Z">
            <w:rPr>
              <w:color w:val="212121"/>
              <w:sz w:val="24"/>
              <w:szCs w:val="24"/>
            </w:rPr>
          </w:rPrChange>
        </w:rPr>
        <w:t xml:space="preserve">Strategy &amp; Learning | Erin (slide 3 - 4)</w:t>
      </w:r>
    </w:p>
    <w:p w:rsidR="00000000" w:rsidDel="00000000" w:rsidP="00000000" w:rsidRDefault="00000000" w:rsidRPr="00000000" w14:paraId="00000477">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Success Metrics | Dalton, Emily (Erin)</w:t>
      </w:r>
      <w:ins w:author="Dalton Dahms-Shermer" w:id="6" w:date="2025-02-24T16:55:35Z">
        <w:r w:rsidDel="00000000" w:rsidR="00000000" w:rsidRPr="00000000">
          <w:rPr>
            <w:rtl w:val="0"/>
            <w:rPrChange w:author="Dalton Dahms-Shermer" w:id="5" w:date="2025-02-28T13:12:36Z">
              <w:rPr>
                <w:color w:val="212121"/>
                <w:sz w:val="24"/>
                <w:szCs w:val="24"/>
              </w:rPr>
            </w:rPrChange>
          </w:rPr>
          <w:t xml:space="preserve"> </w:t>
        </w:r>
      </w:ins>
      <w:r w:rsidDel="00000000" w:rsidR="00000000" w:rsidRPr="00000000">
        <w:rPr>
          <w:rtl w:val="0"/>
        </w:rPr>
      </w:r>
    </w:p>
    <w:p w:rsidR="00000000" w:rsidDel="00000000" w:rsidP="00000000" w:rsidRDefault="00000000" w:rsidRPr="00000000" w14:paraId="00000478">
      <w:pPr>
        <w:numPr>
          <w:ilvl w:val="1"/>
          <w:numId w:val="14"/>
        </w:numPr>
        <w:spacing w:after="0" w:afterAutospacing="0" w:before="0" w:beforeAutospacing="0" w:lineRule="auto"/>
        <w:ind w:left="1440" w:hanging="360"/>
        <w:rPr>
          <w:color w:val="212121"/>
          <w:sz w:val="24"/>
          <w:szCs w:val="24"/>
        </w:rPr>
      </w:pPr>
      <w:r w:rsidDel="00000000" w:rsidR="00000000" w:rsidRPr="00000000">
        <w:rPr>
          <w:rtl w:val="0"/>
          <w:rPrChange w:author="Dalton Dahms-Shermer" w:id="5" w:date="2025-02-28T13:12:36Z">
            <w:rPr>
              <w:color w:val="212121"/>
              <w:sz w:val="24"/>
              <w:szCs w:val="24"/>
            </w:rPr>
          </w:rPrChange>
        </w:rPr>
        <w:t xml:space="preserve">High-level product / program offering grid | Dalton (Erin)</w:t>
      </w:r>
      <w:ins w:author="Dalton Dahms-Shermer" w:id="7" w:date="2025-02-24T16:50:43Z">
        <w:r w:rsidDel="00000000" w:rsidR="00000000" w:rsidRPr="00000000">
          <w:rPr>
            <w:rtl w:val="0"/>
            <w:rPrChange w:author="Dalton Dahms-Shermer" w:id="5" w:date="2025-02-28T13:12:36Z">
              <w:rPr>
                <w:color w:val="212121"/>
                <w:sz w:val="24"/>
                <w:szCs w:val="24"/>
              </w:rPr>
            </w:rPrChange>
          </w:rPr>
          <w:t xml:space="preserve"> (slide 5, incorporate screenshot from above)</w:t>
        </w:r>
      </w:ins>
      <w:r w:rsidDel="00000000" w:rsidR="00000000" w:rsidRPr="00000000">
        <w:rPr>
          <w:rtl w:val="0"/>
        </w:rPr>
      </w:r>
    </w:p>
    <w:p w:rsidR="00000000" w:rsidDel="00000000" w:rsidP="00000000" w:rsidRDefault="00000000" w:rsidRPr="00000000" w14:paraId="00000479">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Resource needs | Emily</w:t>
      </w:r>
      <w:ins w:author="Dalton Dahms-Shermer" w:id="8" w:date="2025-02-24T16:50:56Z">
        <w:r w:rsidDel="00000000" w:rsidR="00000000" w:rsidRPr="00000000">
          <w:rPr>
            <w:rtl w:val="0"/>
            <w:rPrChange w:author="Dalton Dahms-Shermer" w:id="5" w:date="2025-02-28T13:12:36Z">
              <w:rPr>
                <w:color w:val="212121"/>
                <w:sz w:val="24"/>
                <w:szCs w:val="24"/>
              </w:rPr>
            </w:rPrChange>
          </w:rPr>
          <w:t xml:space="preserve"> (slide 7)</w:t>
        </w:r>
      </w:ins>
      <w:r w:rsidDel="00000000" w:rsidR="00000000" w:rsidRPr="00000000">
        <w:rPr>
          <w:rtl w:val="0"/>
        </w:rPr>
      </w:r>
    </w:p>
    <w:p w:rsidR="00000000" w:rsidDel="00000000" w:rsidP="00000000" w:rsidRDefault="00000000" w:rsidRPr="00000000" w14:paraId="0000047A">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Initial Program Candidates | Emily – </w:t>
      </w:r>
    </w:p>
    <w:p w:rsidR="00000000" w:rsidDel="00000000" w:rsidP="00000000" w:rsidRDefault="00000000" w:rsidRPr="00000000" w14:paraId="0000047B">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Who we’ve engaged with on Sequoia Innovation Lab</w:t>
      </w:r>
    </w:p>
    <w:p w:rsidR="00000000" w:rsidDel="00000000" w:rsidP="00000000" w:rsidRDefault="00000000" w:rsidRPr="00000000" w14:paraId="0000047C">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SV pipeline</w:t>
      </w:r>
    </w:p>
    <w:p w:rsidR="00000000" w:rsidDel="00000000" w:rsidP="00000000" w:rsidRDefault="00000000" w:rsidRPr="00000000" w14:paraId="0000047D">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High-Level Time | Erin – pull from yesterdays’ slide</w:t>
      </w:r>
      <w:ins w:author="Dalton Dahms-Shermer" w:id="9" w:date="2025-02-24T16:52:28Z">
        <w:r w:rsidDel="00000000" w:rsidR="00000000" w:rsidRPr="00000000">
          <w:rPr>
            <w:rtl w:val="0"/>
            <w:rPrChange w:author="Dalton Dahms-Shermer" w:id="5" w:date="2025-02-28T13:12:36Z">
              <w:rPr>
                <w:color w:val="212121"/>
                <w:sz w:val="24"/>
                <w:szCs w:val="24"/>
              </w:rPr>
            </w:rPrChange>
          </w:rPr>
          <w:t xml:space="preserve"> (slide 14) </w:t>
        </w:r>
      </w:ins>
      <w:r w:rsidDel="00000000" w:rsidR="00000000" w:rsidRPr="00000000">
        <w:rPr>
          <w:rtl w:val="0"/>
        </w:rPr>
      </w:r>
    </w:p>
    <w:p w:rsidR="00000000" w:rsidDel="00000000" w:rsidP="00000000" w:rsidRDefault="00000000" w:rsidRPr="00000000" w14:paraId="0000047E">
      <w:pPr>
        <w:numPr>
          <w:ilvl w:val="1"/>
          <w:numId w:val="14"/>
        </w:numPr>
        <w:spacing w:after="0" w:afterAutospacing="0" w:before="0" w:beforeAutospacing="0" w:lineRule="auto"/>
        <w:ind w:left="1440" w:hanging="360"/>
        <w:rPr>
          <w:ins w:author="Dalton Dahms-Shermer" w:id="10" w:date="2025-02-24T16:53:22Z"/>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Detailed program timeline &amp; activities / needs | Dalton</w:t>
      </w:r>
      <w:ins w:author="Dalton Dahms-Shermer" w:id="10" w:date="2025-02-24T16:53:22Z">
        <w:r w:rsidDel="00000000" w:rsidR="00000000" w:rsidRPr="00000000">
          <w:rPr>
            <w:rtl w:val="0"/>
            <w:rPrChange w:author="Dalton Dahms-Shermer" w:id="5" w:date="2025-02-28T13:12:36Z">
              <w:rPr>
                <w:color w:val="212121"/>
                <w:sz w:val="24"/>
                <w:szCs w:val="24"/>
              </w:rPr>
            </w:rPrChange>
          </w:rPr>
          <w:t xml:space="preserve"> (slide 8 -10)</w:t>
        </w:r>
      </w:ins>
    </w:p>
    <w:p w:rsidR="00000000" w:rsidDel="00000000" w:rsidP="00000000" w:rsidRDefault="00000000" w:rsidRPr="00000000" w14:paraId="0000047F">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Terms &amp; Legal | Dalton</w:t>
      </w:r>
    </w:p>
    <w:p w:rsidR="00000000" w:rsidDel="00000000" w:rsidP="00000000" w:rsidRDefault="00000000" w:rsidRPr="00000000" w14:paraId="00000480">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PTP next steps | Erin</w:t>
      </w:r>
    </w:p>
    <w:p w:rsidR="00000000" w:rsidDel="00000000" w:rsidP="00000000" w:rsidRDefault="00000000" w:rsidRPr="00000000" w14:paraId="00000481">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Marketing slides – Michele | Dalton – immediate needs: naming &amp; brand, 1 pagers for sharing</w:t>
      </w:r>
    </w:p>
    <w:p w:rsidR="00000000" w:rsidDel="00000000" w:rsidP="00000000" w:rsidRDefault="00000000" w:rsidRPr="00000000" w14:paraId="00000482">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Ecosystem Partners | Dalton - </w:t>
      </w:r>
    </w:p>
    <w:p w:rsidR="00000000" w:rsidDel="00000000" w:rsidP="00000000" w:rsidRDefault="00000000" w:rsidRPr="00000000" w14:paraId="00000483">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Partner list </w:t>
      </w:r>
    </w:p>
    <w:p w:rsidR="00000000" w:rsidDel="00000000" w:rsidP="00000000" w:rsidRDefault="00000000" w:rsidRPr="00000000" w14:paraId="00000484">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Partner example</w:t>
      </w:r>
    </w:p>
    <w:p w:rsidR="00000000" w:rsidDel="00000000" w:rsidP="00000000" w:rsidRDefault="00000000" w:rsidRPr="00000000" w14:paraId="00000485">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Transform Launch | Dalton</w:t>
      </w:r>
    </w:p>
    <w:p w:rsidR="00000000" w:rsidDel="00000000" w:rsidP="00000000" w:rsidRDefault="00000000" w:rsidRPr="00000000" w14:paraId="00000486">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Overview</w:t>
      </w:r>
    </w:p>
    <w:p w:rsidR="00000000" w:rsidDel="00000000" w:rsidP="00000000" w:rsidRDefault="00000000" w:rsidRPr="00000000" w14:paraId="00000487">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SV Summit Agenda (high-level &amp; link to agenda sheet)</w:t>
      </w:r>
    </w:p>
    <w:p w:rsidR="00000000" w:rsidDel="00000000" w:rsidP="00000000" w:rsidRDefault="00000000" w:rsidRPr="00000000" w14:paraId="00000488">
      <w:pPr>
        <w:numPr>
          <w:ilvl w:val="2"/>
          <w:numId w:val="14"/>
        </w:numPr>
        <w:spacing w:after="0" w:afterAutospacing="0"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LP Conference – high-level agenda from Offsite deck – link to agenda sheet)</w:t>
      </w:r>
    </w:p>
    <w:p w:rsidR="00000000" w:rsidDel="00000000" w:rsidP="00000000" w:rsidRDefault="00000000" w:rsidRPr="00000000" w14:paraId="00000489">
      <w:pPr>
        <w:numPr>
          <w:ilvl w:val="1"/>
          <w:numId w:val="14"/>
        </w:numPr>
        <w:spacing w:after="0" w:afterAutospacing="0" w:before="0" w:beforeAutospacing="0" w:lineRule="auto"/>
        <w:ind w:left="144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Build Needs for Programming</w:t>
      </w:r>
    </w:p>
    <w:p w:rsidR="00000000" w:rsidDel="00000000" w:rsidP="00000000" w:rsidRDefault="00000000" w:rsidRPr="00000000" w14:paraId="0000048A">
      <w:pPr>
        <w:numPr>
          <w:ilvl w:val="2"/>
          <w:numId w:val="14"/>
        </w:numPr>
        <w:spacing w:before="0" w:beforeAutospacing="0" w:lineRule="auto"/>
        <w:ind w:left="2160" w:hanging="360"/>
        <w:rPr>
          <w:color w:val="212121"/>
          <w:sz w:val="24"/>
          <w:szCs w:val="24"/>
          <w:u w:val="none"/>
        </w:rPr>
      </w:pPr>
      <w:r w:rsidDel="00000000" w:rsidR="00000000" w:rsidRPr="00000000">
        <w:rPr>
          <w:rtl w:val="0"/>
          <w:rPrChange w:author="Dalton Dahms-Shermer" w:id="5" w:date="2025-02-28T13:12:36Z">
            <w:rPr>
              <w:color w:val="212121"/>
              <w:sz w:val="24"/>
              <w:szCs w:val="24"/>
            </w:rPr>
          </w:rPrChange>
        </w:rPr>
        <w:t xml:space="preserve">Evolving current G8 with accelerator model</w:t>
      </w:r>
    </w:p>
    <w:p w:rsidR="00000000" w:rsidDel="00000000" w:rsidP="00000000" w:rsidRDefault="00000000" w:rsidRPr="00000000" w14:paraId="0000048B">
      <w:pPr>
        <w:spacing w:before="240" w:lineRule="auto"/>
        <w:ind w:left="2160" w:firstLine="0"/>
        <w:rPr>
          <w:rPrChange w:author="Dalton Dahms-Shermer" w:id="5" w:date="2025-02-28T13:12:36Z">
            <w:rPr>
              <w:color w:val="212121"/>
              <w:sz w:val="24"/>
              <w:szCs w:val="24"/>
            </w:rPr>
          </w:rPrChange>
        </w:rPr>
      </w:pPr>
      <w:r w:rsidDel="00000000" w:rsidR="00000000" w:rsidRPr="00000000">
        <w:rPr>
          <w:rtl w:val="0"/>
        </w:rPr>
      </w:r>
    </w:p>
    <w:p w:rsidR="00000000" w:rsidDel="00000000" w:rsidP="00000000" w:rsidRDefault="00000000" w:rsidRPr="00000000" w14:paraId="0000048C">
      <w:pPr>
        <w:spacing w:before="240" w:lineRule="auto"/>
        <w:rPr>
          <w:ins w:author="Dalton Dahms-Shermer" w:id="11" w:date="2025-02-24T23:29:03Z"/>
          <w:b w:val="1"/>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b w:val="1"/>
            <w:color w:val="212121"/>
            <w:sz w:val="24"/>
            <w:szCs w:val="24"/>
            <w:rtl w:val="0"/>
            <w:rPrChange w:author="Dalton Dahms-Shermer" w:id="12" w:date="2025-02-24T23:29:08Z">
              <w:rPr>
                <w:color w:val="212121"/>
                <w:sz w:val="24"/>
                <w:szCs w:val="24"/>
              </w:rPr>
            </w:rPrChange>
          </w:rPr>
          <w:t xml:space="preserve">2.24.25 Meeting Notes:</w:t>
        </w:r>
      </w:ins>
    </w:p>
    <w:p w:rsidR="00000000" w:rsidDel="00000000" w:rsidP="00000000" w:rsidRDefault="00000000" w:rsidRPr="00000000" w14:paraId="0000048D">
      <w:pPr>
        <w:spacing w:before="240" w:lineRule="auto"/>
        <w:rPr>
          <w:ins w:author="Dalton Dahms-Shermer" w:id="11" w:date="2025-02-24T23:29:03Z"/>
          <w:b w:val="1"/>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b w:val="1"/>
            <w:color w:val="212121"/>
            <w:sz w:val="24"/>
            <w:szCs w:val="24"/>
            <w:rtl w:val="0"/>
            <w:rPrChange w:author="Dalton Dahms-Shermer" w:id="12" w:date="2025-02-24T23:29:08Z">
              <w:rPr>
                <w:color w:val="212121"/>
                <w:sz w:val="24"/>
                <w:szCs w:val="24"/>
              </w:rPr>
            </w:rPrChange>
          </w:rPr>
          <w:t xml:space="preserve">DATA</w:t>
        </w:r>
      </w:ins>
    </w:p>
    <w:p w:rsidR="00000000" w:rsidDel="00000000" w:rsidP="00000000" w:rsidRDefault="00000000" w:rsidRPr="00000000" w14:paraId="0000048E">
      <w:pPr>
        <w:numPr>
          <w:ilvl w:val="0"/>
          <w:numId w:val="20"/>
        </w:numPr>
        <w:spacing w:after="0" w:afterAutospacing="0" w:before="240" w:lineRule="auto"/>
        <w:ind w:left="720" w:hanging="360"/>
        <w:rPr>
          <w:ins w:author="Dalton Dahms-Shermer" w:id="11" w:date="2025-02-24T23:29:03Z"/>
          <w:b w:val="1"/>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Centralized data across canopy</w:t>
        </w:r>
      </w:ins>
    </w:p>
    <w:p w:rsidR="00000000" w:rsidDel="00000000" w:rsidP="00000000" w:rsidRDefault="00000000" w:rsidRPr="00000000" w14:paraId="0000048F">
      <w:pPr>
        <w:numPr>
          <w:ilvl w:val="1"/>
          <w:numId w:val="20"/>
        </w:numPr>
        <w:spacing w:after="0" w:afterAutospacing="0"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Auto schema across canopy for coherent data</w:t>
        </w:r>
      </w:ins>
    </w:p>
    <w:p w:rsidR="00000000" w:rsidDel="00000000" w:rsidP="00000000" w:rsidRDefault="00000000" w:rsidRPr="00000000" w14:paraId="00000490">
      <w:pPr>
        <w:numPr>
          <w:ilvl w:val="0"/>
          <w:numId w:val="20"/>
        </w:numPr>
        <w:spacing w:after="0" w:afterAutospacing="0" w:before="0" w:beforeAutospacing="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Globalization of Canopy</w:t>
        </w:r>
      </w:ins>
    </w:p>
    <w:p w:rsidR="00000000" w:rsidDel="00000000" w:rsidP="00000000" w:rsidRDefault="00000000" w:rsidRPr="00000000" w14:paraId="00000491">
      <w:pPr>
        <w:numPr>
          <w:ilvl w:val="1"/>
          <w:numId w:val="20"/>
        </w:numPr>
        <w:spacing w:after="0" w:afterAutospacing="0"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Sequoia seeing companies in Brazil that Robby should look at</w:t>
        </w:r>
      </w:ins>
    </w:p>
    <w:p w:rsidR="00000000" w:rsidDel="00000000" w:rsidP="00000000" w:rsidRDefault="00000000" w:rsidRPr="00000000" w14:paraId="00000492">
      <w:pPr>
        <w:numPr>
          <w:ilvl w:val="0"/>
          <w:numId w:val="20"/>
        </w:numPr>
        <w:spacing w:after="0" w:afterAutospacing="0" w:before="0" w:beforeAutospacing="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Should be scrubbed to each canopy company - data for SemperVirens/Sequoia/Transform</w:t>
        </w:r>
      </w:ins>
    </w:p>
    <w:p w:rsidR="00000000" w:rsidDel="00000000" w:rsidP="00000000" w:rsidRDefault="00000000" w:rsidRPr="00000000" w14:paraId="00000493">
      <w:pPr>
        <w:numPr>
          <w:ilvl w:val="0"/>
          <w:numId w:val="20"/>
        </w:numPr>
        <w:spacing w:after="0" w:afterAutospacing="0" w:before="0" w:beforeAutospacing="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Is there a </w:t>
        </w:r>
        <w:r w:rsidDel="00000000" w:rsidR="00000000" w:rsidRPr="00000000">
          <w:rPr>
            <w:color w:val="212121"/>
            <w:sz w:val="24"/>
            <w:szCs w:val="24"/>
            <w:rtl w:val="0"/>
            <w:rPrChange w:author="Dalton Dahms-Shermer" w:id="12" w:date="2025-02-24T23:29:08Z">
              <w:rPr>
                <w:color w:val="212121"/>
                <w:sz w:val="24"/>
                <w:szCs w:val="24"/>
              </w:rPr>
            </w:rPrChange>
          </w:rPr>
          <w:t xml:space="preserve">standardized</w:t>
        </w:r>
        <w:r w:rsidDel="00000000" w:rsidR="00000000" w:rsidRPr="00000000">
          <w:rPr>
            <w:color w:val="212121"/>
            <w:sz w:val="24"/>
            <w:szCs w:val="24"/>
            <w:rtl w:val="0"/>
            <w:rPrChange w:author="Dalton Dahms-Shermer" w:id="12" w:date="2025-02-24T23:29:08Z">
              <w:rPr>
                <w:color w:val="212121"/>
                <w:sz w:val="24"/>
                <w:szCs w:val="24"/>
              </w:rPr>
            </w:rPrChange>
          </w:rPr>
          <w:t xml:space="preserve"> data model?</w:t>
        </w:r>
      </w:ins>
    </w:p>
    <w:p w:rsidR="00000000" w:rsidDel="00000000" w:rsidP="00000000" w:rsidRDefault="00000000" w:rsidRPr="00000000" w14:paraId="00000494">
      <w:pPr>
        <w:numPr>
          <w:ilvl w:val="1"/>
          <w:numId w:val="20"/>
        </w:numPr>
        <w:spacing w:after="0" w:afterAutospacing="0"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Actioning perspective</w:t>
        </w:r>
      </w:ins>
    </w:p>
    <w:p w:rsidR="00000000" w:rsidDel="00000000" w:rsidP="00000000" w:rsidRDefault="00000000" w:rsidRPr="00000000" w14:paraId="00000495">
      <w:pPr>
        <w:numPr>
          <w:ilvl w:val="1"/>
          <w:numId w:val="20"/>
        </w:numPr>
        <w:spacing w:after="0" w:afterAutospacing="0"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IP in formulating a good data model, efficiently</w:t>
        </w:r>
      </w:ins>
    </w:p>
    <w:p w:rsidR="00000000" w:rsidDel="00000000" w:rsidP="00000000" w:rsidRDefault="00000000" w:rsidRPr="00000000" w14:paraId="00000496">
      <w:pPr>
        <w:numPr>
          <w:ilvl w:val="1"/>
          <w:numId w:val="20"/>
        </w:numPr>
        <w:spacing w:after="0" w:afterAutospacing="0"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Model in the middle</w:t>
        </w:r>
      </w:ins>
    </w:p>
    <w:p w:rsidR="00000000" w:rsidDel="00000000" w:rsidP="00000000" w:rsidRDefault="00000000" w:rsidRPr="00000000" w14:paraId="00000497">
      <w:pPr>
        <w:numPr>
          <w:ilvl w:val="1"/>
          <w:numId w:val="20"/>
        </w:numPr>
        <w:spacing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Pivot table on good data model is essential</w:t>
        </w:r>
        <w:r w:rsidDel="00000000" w:rsidR="00000000" w:rsidRPr="00000000">
          <w:rPr>
            <w:rtl w:val="0"/>
          </w:rPr>
        </w:r>
      </w:ins>
    </w:p>
    <w:p w:rsidR="00000000" w:rsidDel="00000000" w:rsidP="00000000" w:rsidRDefault="00000000" w:rsidRPr="00000000" w14:paraId="00000498">
      <w:pPr>
        <w:spacing w:before="240" w:lineRule="auto"/>
        <w:rPr>
          <w:ins w:author="Dalton Dahms-Shermer" w:id="11" w:date="2025-02-24T23:29:03Z"/>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Program Communities:</w:t>
        </w:r>
      </w:ins>
    </w:p>
    <w:p w:rsidR="00000000" w:rsidDel="00000000" w:rsidP="00000000" w:rsidRDefault="00000000" w:rsidRPr="00000000" w14:paraId="00000499">
      <w:pPr>
        <w:numPr>
          <w:ilvl w:val="0"/>
          <w:numId w:val="19"/>
        </w:numPr>
        <w:spacing w:after="0" w:afterAutospacing="0" w:before="240" w:lineRule="auto"/>
        <w:ind w:left="720" w:hanging="360"/>
        <w:rPr>
          <w:ins w:author="Dalton Dahms-Shermer" w:id="11" w:date="2025-02-24T23:29:03Z"/>
          <w:color w:val="212121"/>
          <w:sz w:val="24"/>
          <w:szCs w:val="24"/>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Simplify advisors, SMEs, etc into one line/ask</w:t>
        </w:r>
      </w:ins>
    </w:p>
    <w:p w:rsidR="00000000" w:rsidDel="00000000" w:rsidP="00000000" w:rsidRDefault="00000000" w:rsidRPr="00000000" w14:paraId="0000049A">
      <w:pPr>
        <w:numPr>
          <w:ilvl w:val="1"/>
          <w:numId w:val="19"/>
        </w:numPr>
        <w:spacing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i.e. if you don’t sell to employers, you’re not assigned to meet with </w:t>
        </w:r>
      </w:ins>
    </w:p>
    <w:p w:rsidR="00000000" w:rsidDel="00000000" w:rsidP="00000000" w:rsidRDefault="00000000" w:rsidRPr="00000000" w14:paraId="0000049B">
      <w:pPr>
        <w:spacing w:before="240" w:lineRule="auto"/>
        <w:rPr>
          <w:ins w:author="Dalton Dahms-Shermer" w:id="11" w:date="2025-02-24T23:29:03Z"/>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Colin/Allison/Raquel to meet with Bryan</w:t>
        </w:r>
      </w:ins>
    </w:p>
    <w:p w:rsidR="00000000" w:rsidDel="00000000" w:rsidP="00000000" w:rsidRDefault="00000000" w:rsidRPr="00000000" w14:paraId="0000049C">
      <w:pPr>
        <w:numPr>
          <w:ilvl w:val="0"/>
          <w:numId w:val="18"/>
        </w:numPr>
        <w:spacing w:after="0" w:afterAutospacing="0" w:before="24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Bryan: Tech/AI to help optimize pipeline/funnel</w:t>
        </w:r>
      </w:ins>
    </w:p>
    <w:p w:rsidR="00000000" w:rsidDel="00000000" w:rsidP="00000000" w:rsidRDefault="00000000" w:rsidRPr="00000000" w14:paraId="0000049D">
      <w:pPr>
        <w:numPr>
          <w:ilvl w:val="0"/>
          <w:numId w:val="18"/>
        </w:numPr>
        <w:spacing w:before="0" w:beforeAutospacing="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Data capture</w:t>
        </w:r>
      </w:ins>
    </w:p>
    <w:p w:rsidR="00000000" w:rsidDel="00000000" w:rsidP="00000000" w:rsidRDefault="00000000" w:rsidRPr="00000000" w14:paraId="0000049E">
      <w:pPr>
        <w:spacing w:before="240" w:lineRule="auto"/>
        <w:rPr>
          <w:ins w:author="Dalton Dahms-Shermer" w:id="11" w:date="2025-02-24T23:29:03Z"/>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Terms &amp; Legal</w:t>
        </w:r>
      </w:ins>
    </w:p>
    <w:p w:rsidR="00000000" w:rsidDel="00000000" w:rsidP="00000000" w:rsidRDefault="00000000" w:rsidRPr="00000000" w14:paraId="0000049F">
      <w:pPr>
        <w:numPr>
          <w:ilvl w:val="0"/>
          <w:numId w:val="2"/>
        </w:numPr>
        <w:spacing w:before="240" w:lineRule="auto"/>
        <w:ind w:left="720" w:hanging="360"/>
        <w:rPr>
          <w:ins w:author="Dalton Dahms-Shermer" w:id="11" w:date="2025-02-24T23:29:03Z"/>
          <w:color w:val="212121"/>
          <w:sz w:val="24"/>
          <w:szCs w:val="24"/>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Need to figure out where the $50k gets invested (i.e. on their last round?)</w:t>
        </w:r>
      </w:ins>
    </w:p>
    <w:p w:rsidR="00000000" w:rsidDel="00000000" w:rsidP="00000000" w:rsidRDefault="00000000" w:rsidRPr="00000000" w14:paraId="000004A0">
      <w:pPr>
        <w:spacing w:before="240" w:lineRule="auto"/>
        <w:rPr>
          <w:ins w:author="Dalton Dahms-Shermer" w:id="11" w:date="2025-02-24T23:29:03Z"/>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Name</w:t>
        </w:r>
      </w:ins>
    </w:p>
    <w:p w:rsidR="00000000" w:rsidDel="00000000" w:rsidP="00000000" w:rsidRDefault="00000000" w:rsidRPr="00000000" w14:paraId="000004A1">
      <w:pPr>
        <w:numPr>
          <w:ilvl w:val="0"/>
          <w:numId w:val="16"/>
        </w:numPr>
        <w:spacing w:before="24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Amplify Program “early mid-stage accelerator program”</w:t>
        </w:r>
      </w:ins>
    </w:p>
    <w:p w:rsidR="00000000" w:rsidDel="00000000" w:rsidP="00000000" w:rsidRDefault="00000000" w:rsidRPr="00000000" w14:paraId="000004A2">
      <w:pPr>
        <w:spacing w:before="240" w:lineRule="auto"/>
        <w:rPr>
          <w:ins w:author="Dalton Dahms-Shermer" w:id="11" w:date="2025-02-24T23:29:03Z"/>
          <w:color w:val="212121"/>
          <w:sz w:val="24"/>
          <w:szCs w:val="24"/>
          <w:rPrChange w:author="Dalton Dahms-Shermer" w:id="12" w:date="2025-02-24T23:29:08Z">
            <w:rPr>
              <w:color w:val="212121"/>
              <w:sz w:val="24"/>
              <w:szCs w:val="24"/>
            </w:rPr>
          </w:rPrChang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Next Steps:</w:t>
        </w:r>
      </w:ins>
    </w:p>
    <w:p w:rsidR="00000000" w:rsidDel="00000000" w:rsidP="00000000" w:rsidRDefault="00000000" w:rsidRPr="00000000" w14:paraId="000004A3">
      <w:pPr>
        <w:numPr>
          <w:ilvl w:val="0"/>
          <w:numId w:val="15"/>
        </w:numPr>
        <w:spacing w:after="0" w:afterAutospacing="0" w:before="240" w:lineRule="auto"/>
        <w:ind w:left="720" w:hanging="360"/>
        <w:rPr>
          <w:ins w:author="Dalton Dahms-Shermer" w:id="11" w:date="2025-02-24T23:29:03Z"/>
          <w:color w:val="212121"/>
          <w:sz w:val="24"/>
          <w:szCs w:val="24"/>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Set up time with Franco(Bryan) for first productization pass</w:t>
        </w:r>
      </w:ins>
    </w:p>
    <w:p w:rsidR="00000000" w:rsidDel="00000000" w:rsidP="00000000" w:rsidRDefault="00000000" w:rsidRPr="00000000" w14:paraId="000004A4">
      <w:pPr>
        <w:numPr>
          <w:ilvl w:val="0"/>
          <w:numId w:val="15"/>
        </w:numPr>
        <w:spacing w:after="0" w:afterAutospacing="0" w:before="0" w:beforeAutospacing="0" w:lineRule="auto"/>
        <w:ind w:left="72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Plan to Stage 2 (i.e. Robby wants a series A company to come through, etc.)</w:t>
        </w:r>
      </w:ins>
    </w:p>
    <w:p w:rsidR="00000000" w:rsidDel="00000000" w:rsidP="00000000" w:rsidRDefault="00000000" w:rsidRPr="00000000" w14:paraId="000004A5">
      <w:pPr>
        <w:numPr>
          <w:ilvl w:val="1"/>
          <w:numId w:val="15"/>
        </w:numPr>
        <w:spacing w:before="0" w:beforeAutospacing="0" w:lineRule="auto"/>
        <w:ind w:left="1440" w:hanging="360"/>
        <w:rPr>
          <w:ins w:author="Dalton Dahms-Shermer" w:id="11" w:date="2025-02-24T23:29:03Z"/>
          <w:color w:val="212121"/>
          <w:sz w:val="24"/>
          <w:szCs w:val="24"/>
          <w:u w:val="none"/>
        </w:rPr>
      </w:pPr>
      <w:ins w:author="Dalton Dahms-Shermer" w:id="11" w:date="2025-02-24T23:29:03Z">
        <w:r w:rsidDel="00000000" w:rsidR="00000000" w:rsidRPr="00000000">
          <w:rPr>
            <w:color w:val="212121"/>
            <w:sz w:val="24"/>
            <w:szCs w:val="24"/>
            <w:rtl w:val="0"/>
            <w:rPrChange w:author="Dalton Dahms-Shermer" w:id="12" w:date="2025-02-24T23:29:08Z">
              <w:rPr>
                <w:color w:val="212121"/>
                <w:sz w:val="24"/>
                <w:szCs w:val="24"/>
              </w:rPr>
            </w:rPrChange>
          </w:rPr>
          <w:t xml:space="preserve">Terms change, not </w:t>
        </w:r>
        <w:commentRangeStart w:id="4"/>
        <w:r w:rsidDel="00000000" w:rsidR="00000000" w:rsidRPr="00000000">
          <w:rPr>
            <w:color w:val="212121"/>
            <w:sz w:val="24"/>
            <w:szCs w:val="24"/>
            <w:rtl w:val="0"/>
            <w:rPrChange w:author="Dalton Dahms-Shermer" w:id="12" w:date="2025-02-24T23:29:08Z">
              <w:rPr>
                <w:color w:val="212121"/>
                <w:sz w:val="24"/>
                <w:szCs w:val="24"/>
              </w:rPr>
            </w:rPrChange>
          </w:rPr>
          <w:t xml:space="preserve">program</w:t>
        </w:r>
        <w:commentRangeEnd w:id="4"/>
        <w:r w:rsidDel="00000000" w:rsidR="00000000" w:rsidRPr="00000000">
          <w:commentReference w:id="4"/>
        </w:r>
        <w:r w:rsidDel="00000000" w:rsidR="00000000" w:rsidRPr="00000000">
          <w:rPr>
            <w:color w:val="212121"/>
            <w:sz w:val="24"/>
            <w:szCs w:val="24"/>
            <w:rtl w:val="0"/>
            <w:rPrChange w:author="Dalton Dahms-Shermer" w:id="12" w:date="2025-02-24T23:29:08Z">
              <w:rPr>
                <w:color w:val="212121"/>
                <w:sz w:val="24"/>
                <w:szCs w:val="24"/>
              </w:rPr>
            </w:rPrChange>
          </w:rPr>
          <w:t xml:space="preserve">?</w:t>
        </w:r>
      </w:ins>
    </w:p>
    <w:p w:rsidR="00000000" w:rsidDel="00000000" w:rsidP="00000000" w:rsidRDefault="00000000" w:rsidRPr="00000000" w14:paraId="000004A6">
      <w:pPr>
        <w:numPr>
          <w:ilvl w:val="0"/>
          <w:numId w:val="15"/>
        </w:numPr>
        <w:spacing w:before="240" w:lineRule="auto"/>
        <w:ind w:left="720" w:hanging="360"/>
        <w:rPr>
          <w:color w:val="212121"/>
          <w:sz w:val="24"/>
          <w:szCs w:val="24"/>
          <w:u w:val="none"/>
          <w:rPrChange w:author="Dalton Dahms-Shermer" w:id="13" w:date="2025-02-24T23:29:03Z">
            <w:rPr>
              <w:color w:val="212121"/>
              <w:sz w:val="24"/>
              <w:szCs w:val="24"/>
            </w:rPr>
          </w:rPrChange>
        </w:rPr>
        <w:pPrChange w:author="Dalton Dahms-Shermer" w:id="0" w:date="2025-02-24T23:29:03Z">
          <w:pPr>
            <w:spacing w:before="240" w:lineRule="auto"/>
            <w:ind w:left="2160" w:firstLine="0"/>
          </w:pPr>
        </w:pPrChange>
      </w:pPr>
      <w:r w:rsidDel="00000000" w:rsidR="00000000" w:rsidRPr="00000000">
        <w:rPr>
          <w:rtl w:val="0"/>
        </w:rPr>
      </w:r>
    </w:p>
    <w:p w:rsidR="00000000" w:rsidDel="00000000" w:rsidP="00000000" w:rsidRDefault="00000000" w:rsidRPr="00000000" w14:paraId="000004A7">
      <w:pPr>
        <w:spacing w:before="240" w:lineRule="auto"/>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rtl w:val="0"/>
          </w:rPr>
        </w:r>
      </w:ins>
    </w:p>
    <w:p w:rsidR="00000000" w:rsidDel="00000000" w:rsidP="00000000" w:rsidRDefault="00000000" w:rsidRPr="00000000" w14:paraId="000004A8">
      <w:pPr>
        <w:spacing w:before="240" w:lineRule="auto"/>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Wednesday, February 26th:</w:t>
        </w:r>
      </w:ins>
    </w:p>
    <w:p w:rsidR="00000000" w:rsidDel="00000000" w:rsidP="00000000" w:rsidRDefault="00000000" w:rsidRPr="00000000" w14:paraId="000004A9">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Hi Greg, Michele, Robby and everyone!</w:t>
        </w:r>
      </w:ins>
    </w:p>
    <w:p w:rsidR="00000000" w:rsidDel="00000000" w:rsidP="00000000" w:rsidRDefault="00000000" w:rsidRPr="00000000" w14:paraId="000004AA">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AB">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Since greenlight on Monday afternoon, Dalton, Emily and I have been parsing out exactly what we anticipate needing between now and Transform to go live with the accelerator MVP and announcements.</w:t>
        </w:r>
      </w:ins>
    </w:p>
    <w:p w:rsidR="00000000" w:rsidDel="00000000" w:rsidP="00000000" w:rsidRDefault="00000000" w:rsidRPr="00000000" w14:paraId="000004AC">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AD">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Being mindful of resource availability and that most teams are heads down delivering on Transform, we’re seeing a pre-Transform set of must-haves and a larger post-Transform build and foundational data architecture focus. </w:t>
        </w:r>
      </w:ins>
    </w:p>
    <w:p w:rsidR="00000000" w:rsidDel="00000000" w:rsidP="00000000" w:rsidRDefault="00000000" w:rsidRPr="00000000" w14:paraId="000004AE">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AF">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Here is what we anticipate needing to build, where are activating now and specific resource support needed:</w:t>
        </w:r>
      </w:ins>
    </w:p>
    <w:p w:rsidR="00000000" w:rsidDel="00000000" w:rsidP="00000000" w:rsidRDefault="00000000" w:rsidRPr="00000000" w14:paraId="000004B0">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B1">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Pre-Transform Required Assets &amp; Build:</w:t>
        </w:r>
      </w:ins>
    </w:p>
    <w:p w:rsidR="00000000" w:rsidDel="00000000" w:rsidP="00000000" w:rsidRDefault="00000000" w:rsidRPr="00000000" w14:paraId="000004B2">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B3">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Broad announcements &amp; content needs:</w:t>
        </w:r>
      </w:ins>
    </w:p>
    <w:p w:rsidR="00000000" w:rsidDel="00000000" w:rsidP="00000000" w:rsidRDefault="00000000" w:rsidRPr="00000000" w14:paraId="000004B4">
      <w:pPr>
        <w:numPr>
          <w:ilvl w:val="0"/>
          <w:numId w:val="4"/>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Name/Brand/Logo – </w:t>
        </w:r>
        <w:r w:rsidDel="00000000" w:rsidR="00000000" w:rsidRPr="00000000">
          <w:rPr>
            <w:color w:val="212121"/>
            <w:sz w:val="24"/>
            <w:szCs w:val="24"/>
            <w:rtl w:val="0"/>
            <w:rPrChange w:author="Dalton Dahms-Shermer" w:id="12" w:date="2025-02-24T23:29:08Z">
              <w:rPr>
                <w:color w:val="212121"/>
                <w:sz w:val="24"/>
                <w:szCs w:val="24"/>
              </w:rPr>
            </w:rPrChange>
          </w:rPr>
          <w:t xml:space="preserve">Michele | in-progress</w:t>
        </w:r>
      </w:ins>
    </w:p>
    <w:p w:rsidR="00000000" w:rsidDel="00000000" w:rsidP="00000000" w:rsidRDefault="00000000" w:rsidRPr="00000000" w14:paraId="000004B5">
      <w:pPr>
        <w:numPr>
          <w:ilvl w:val="0"/>
          <w:numId w:val="4"/>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Announcement materials:</w:t>
        </w:r>
      </w:ins>
    </w:p>
    <w:p w:rsidR="00000000" w:rsidDel="00000000" w:rsidP="00000000" w:rsidRDefault="00000000" w:rsidRPr="00000000" w14:paraId="000004B6">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Landing page copy &amp; content – </w:t>
        </w:r>
        <w:r w:rsidDel="00000000" w:rsidR="00000000" w:rsidRPr="00000000">
          <w:rPr>
            <w:color w:val="212121"/>
            <w:sz w:val="24"/>
            <w:szCs w:val="24"/>
            <w:rtl w:val="0"/>
            <w:rPrChange w:author="Dalton Dahms-Shermer" w:id="12" w:date="2025-02-24T23:29:08Z">
              <w:rPr>
                <w:color w:val="212121"/>
                <w:sz w:val="24"/>
                <w:szCs w:val="24"/>
              </w:rPr>
            </w:rPrChange>
          </w:rPr>
          <w:t xml:space="preserve">Dalton building </w:t>
        </w:r>
        <w:r w:rsidDel="00000000" w:rsidR="00000000" w:rsidRPr="00000000">
          <w:fldChar w:fldCharType="begin"/>
        </w:r>
        <w:r w:rsidDel="00000000" w:rsidR="00000000" w:rsidRPr="00000000">
          <w:instrText xml:space="preserve">HYPERLINK "https://docs.google.com/document/d/10zLeXMohYlEkom-vmM82OivYhBmxGA61LAFFW3TPCJ4/edit?tab=t.0"</w:instrText>
        </w:r>
        <w:r w:rsidDel="00000000" w:rsidR="00000000" w:rsidRPr="00000000">
          <w:fldChar w:fldCharType="separate"/>
        </w:r>
        <w:r w:rsidDel="00000000" w:rsidR="00000000" w:rsidRPr="00000000">
          <w:rPr>
            <w:color w:val="212121"/>
            <w:sz w:val="24"/>
            <w:szCs w:val="24"/>
            <w:rtl w:val="0"/>
            <w:rPrChange w:author="Dalton Dahms-Shermer" w:id="12" w:date="2025-02-24T23:29:08Z">
              <w:rPr>
                <w:color w:val="212121"/>
                <w:sz w:val="24"/>
                <w:szCs w:val="24"/>
              </w:rPr>
            </w:rPrChange>
          </w:rPr>
          <w:t xml:space="preserve">creative brief</w:t>
        </w:r>
        <w:r w:rsidDel="00000000" w:rsidR="00000000" w:rsidRPr="00000000">
          <w:fldChar w:fldCharType="end"/>
        </w:r>
        <w:r w:rsidDel="00000000" w:rsidR="00000000" w:rsidRPr="00000000">
          <w:rPr>
            <w:rtl w:val="0"/>
          </w:rPr>
        </w:r>
      </w:ins>
    </w:p>
    <w:p w:rsidR="00000000" w:rsidDel="00000000" w:rsidP="00000000" w:rsidRDefault="00000000" w:rsidRPr="00000000" w14:paraId="000004B7">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Landing page with embedded application</w:t>
        </w:r>
        <w:r w:rsidDel="00000000" w:rsidR="00000000" w:rsidRPr="00000000">
          <w:rPr>
            <w:color w:val="212121"/>
            <w:sz w:val="24"/>
            <w:szCs w:val="24"/>
            <w:rtl w:val="0"/>
            <w:rPrChange w:author="Dalton Dahms-Shermer" w:id="12" w:date="2025-02-24T23:29:08Z">
              <w:rPr>
                <w:color w:val="212121"/>
                <w:sz w:val="24"/>
                <w:szCs w:val="24"/>
              </w:rPr>
            </w:rPrChange>
          </w:rPr>
          <w:t xml:space="preserve">**</w:t>
        </w:r>
        <w:r w:rsidDel="00000000" w:rsidR="00000000" w:rsidRPr="00000000">
          <w:rPr>
            <w:color w:val="212121"/>
            <w:sz w:val="24"/>
            <w:szCs w:val="24"/>
            <w:rtl w:val="0"/>
            <w:rPrChange w:author="Dalton Dahms-Shermer" w:id="12" w:date="2025-02-24T23:29:08Z">
              <w:rPr>
                <w:color w:val="212121"/>
                <w:sz w:val="24"/>
                <w:szCs w:val="24"/>
              </w:rPr>
            </w:rPrChange>
          </w:rPr>
          <w:t xml:space="preserve"> </w:t>
        </w:r>
        <w:r w:rsidDel="00000000" w:rsidR="00000000" w:rsidRPr="00000000">
          <w:rPr>
            <w:color w:val="212121"/>
            <w:sz w:val="24"/>
            <w:szCs w:val="24"/>
            <w:rtl w:val="0"/>
            <w:rPrChange w:author="Dalton Dahms-Shermer" w:id="12" w:date="2025-02-24T23:29:08Z">
              <w:rPr>
                <w:color w:val="212121"/>
                <w:sz w:val="24"/>
                <w:szCs w:val="24"/>
              </w:rPr>
            </w:rPrChange>
          </w:rPr>
          <w:t xml:space="preserve">– </w:t>
        </w:r>
        <w:r w:rsidDel="00000000" w:rsidR="00000000" w:rsidRPr="00000000">
          <w:rPr>
            <w:color w:val="212121"/>
            <w:sz w:val="24"/>
            <w:szCs w:val="24"/>
            <w:rtl w:val="0"/>
            <w:rPrChange w:author="Dalton Dahms-Shermer" w:id="12" w:date="2025-02-24T23:29:08Z">
              <w:rPr>
                <w:color w:val="212121"/>
                <w:sz w:val="24"/>
                <w:szCs w:val="24"/>
              </w:rPr>
            </w:rPrChange>
          </w:rPr>
          <w:t xml:space="preserve">Michele / Greg </w:t>
        </w:r>
        <w:r w:rsidDel="00000000" w:rsidR="00000000" w:rsidRPr="00000000">
          <w:rPr>
            <w:color w:val="212121"/>
            <w:sz w:val="24"/>
            <w:szCs w:val="24"/>
            <w:rtl w:val="0"/>
            <w:rPrChange w:author="Dalton Dahms-Shermer" w:id="12" w:date="2025-02-24T23:29:08Z">
              <w:rPr>
                <w:color w:val="212121"/>
                <w:sz w:val="24"/>
                <w:szCs w:val="24"/>
              </w:rPr>
            </w:rPrChange>
          </w:rPr>
          <w:t xml:space="preserve">–</w:t>
        </w:r>
        <w:r w:rsidDel="00000000" w:rsidR="00000000" w:rsidRPr="00000000">
          <w:rPr>
            <w:color w:val="212121"/>
            <w:sz w:val="24"/>
            <w:szCs w:val="24"/>
            <w:rtl w:val="0"/>
            <w:rPrChange w:author="Dalton Dahms-Shermer" w:id="12" w:date="2025-02-24T23:29:08Z">
              <w:rPr>
                <w:color w:val="212121"/>
                <w:sz w:val="24"/>
                <w:szCs w:val="24"/>
              </w:rPr>
            </w:rPrChange>
          </w:rPr>
          <w:t xml:space="preserve"> we’ll need support to build this on the SV site. </w:t>
        </w:r>
      </w:ins>
    </w:p>
    <w:p w:rsidR="00000000" w:rsidDel="00000000" w:rsidP="00000000" w:rsidRDefault="00000000" w:rsidRPr="00000000" w14:paraId="000004B8">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Application Form</w:t>
        </w:r>
        <w:r w:rsidDel="00000000" w:rsidR="00000000" w:rsidRPr="00000000">
          <w:rPr>
            <w:color w:val="212121"/>
            <w:sz w:val="24"/>
            <w:szCs w:val="24"/>
            <w:rtl w:val="0"/>
            <w:rPrChange w:author="Dalton Dahms-Shermer" w:id="12" w:date="2025-02-24T23:29:08Z">
              <w:rPr>
                <w:color w:val="212121"/>
                <w:sz w:val="24"/>
                <w:szCs w:val="24"/>
              </w:rPr>
            </w:rPrChange>
          </w:rPr>
          <w:t xml:space="preserve">**</w:t>
        </w:r>
        <w:r w:rsidDel="00000000" w:rsidR="00000000" w:rsidRPr="00000000">
          <w:rPr>
            <w:color w:val="212121"/>
            <w:sz w:val="24"/>
            <w:szCs w:val="24"/>
            <w:rtl w:val="0"/>
            <w:rPrChange w:author="Dalton Dahms-Shermer" w:id="12" w:date="2025-02-24T23:29:08Z">
              <w:rPr>
                <w:color w:val="212121"/>
                <w:sz w:val="24"/>
                <w:szCs w:val="24"/>
              </w:rPr>
            </w:rPrChange>
          </w:rPr>
          <w:t xml:space="preserve"> – </w:t>
        </w:r>
        <w:r w:rsidDel="00000000" w:rsidR="00000000" w:rsidRPr="00000000">
          <w:rPr>
            <w:color w:val="212121"/>
            <w:sz w:val="24"/>
            <w:szCs w:val="24"/>
            <w:rtl w:val="0"/>
            <w:rPrChange w:author="Dalton Dahms-Shermer" w:id="12" w:date="2025-02-24T23:29:08Z">
              <w:rPr>
                <w:color w:val="212121"/>
                <w:sz w:val="24"/>
                <w:szCs w:val="24"/>
              </w:rPr>
            </w:rPrChange>
          </w:rPr>
          <w:t xml:space="preserve">Recommend we move forward with MVP within Qualtrics. Emily is activating her team now to support a quick build based on the </w:t>
        </w:r>
        <w:r w:rsidDel="00000000" w:rsidR="00000000" w:rsidRPr="00000000">
          <w:fldChar w:fldCharType="begin"/>
        </w:r>
        <w:r w:rsidDel="00000000" w:rsidR="00000000" w:rsidRPr="00000000">
          <w:instrText xml:space="preserve">HYPERLINK "https://docs.google.com/document/d/1pX21UH_vc_twbuXUTHdOl7UssQ7CV50tK04zOrowMZ4/edit?usp=sharing"</w:instrText>
        </w:r>
        <w:r w:rsidDel="00000000" w:rsidR="00000000" w:rsidRPr="00000000">
          <w:fldChar w:fldCharType="separate"/>
        </w:r>
        <w:r w:rsidDel="00000000" w:rsidR="00000000" w:rsidRPr="00000000">
          <w:rPr>
            <w:color w:val="212121"/>
            <w:sz w:val="24"/>
            <w:szCs w:val="24"/>
            <w:rtl w:val="0"/>
            <w:rPrChange w:author="Dalton Dahms-Shermer" w:id="12" w:date="2025-02-24T23:29:08Z">
              <w:rPr>
                <w:color w:val="212121"/>
                <w:sz w:val="24"/>
                <w:szCs w:val="24"/>
              </w:rPr>
            </w:rPrChange>
          </w:rPr>
          <w:t xml:space="preserve">application questions and materials</w:t>
        </w:r>
        <w:r w:rsidDel="00000000" w:rsidR="00000000" w:rsidRPr="00000000">
          <w:fldChar w:fldCharType="end"/>
        </w:r>
        <w:r w:rsidDel="00000000" w:rsidR="00000000" w:rsidRPr="00000000">
          <w:rPr>
            <w:color w:val="212121"/>
            <w:sz w:val="24"/>
            <w:szCs w:val="24"/>
            <w:rtl w:val="0"/>
            <w:rPrChange w:author="Dalton Dahms-Shermer" w:id="12" w:date="2025-02-24T23:29:08Z">
              <w:rPr>
                <w:color w:val="212121"/>
                <w:sz w:val="24"/>
                <w:szCs w:val="24"/>
              </w:rPr>
            </w:rPrChange>
          </w:rPr>
          <w:t xml:space="preserve"> defined already. We can consider evolving this post-Transform if data architecture changes and we want this information in another system. </w:t>
        </w:r>
      </w:ins>
    </w:p>
    <w:p w:rsidR="00000000" w:rsidDel="00000000" w:rsidP="00000000" w:rsidRDefault="00000000" w:rsidRPr="00000000" w14:paraId="000004B9">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Application QR code – </w:t>
        </w:r>
        <w:r w:rsidDel="00000000" w:rsidR="00000000" w:rsidRPr="00000000">
          <w:rPr>
            <w:color w:val="212121"/>
            <w:sz w:val="24"/>
            <w:szCs w:val="24"/>
            <w:rtl w:val="0"/>
            <w:rPrChange w:author="Dalton Dahms-Shermer" w:id="12" w:date="2025-02-24T23:29:08Z">
              <w:rPr>
                <w:color w:val="212121"/>
                <w:sz w:val="24"/>
                <w:szCs w:val="24"/>
              </w:rPr>
            </w:rPrChange>
          </w:rPr>
          <w:t xml:space="preserve">SV can handle</w:t>
        </w:r>
      </w:ins>
    </w:p>
    <w:p w:rsidR="00000000" w:rsidDel="00000000" w:rsidP="00000000" w:rsidRDefault="00000000" w:rsidRPr="00000000" w14:paraId="000004BA">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LinkedIn posts and branded content (social cards) </w:t>
        </w:r>
      </w:ins>
    </w:p>
    <w:p w:rsidR="00000000" w:rsidDel="00000000" w:rsidP="00000000" w:rsidRDefault="00000000" w:rsidRPr="00000000" w14:paraId="000004BB">
      <w:pPr>
        <w:numPr>
          <w:ilvl w:val="2"/>
          <w:numId w:val="4"/>
        </w:numPr>
        <w:ind w:left="216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Dalton building creative brief and draft copy </w:t>
        </w:r>
      </w:ins>
    </w:p>
    <w:p w:rsidR="00000000" w:rsidDel="00000000" w:rsidP="00000000" w:rsidRDefault="00000000" w:rsidRPr="00000000" w14:paraId="000004BC">
      <w:pPr>
        <w:numPr>
          <w:ilvl w:val="2"/>
          <w:numId w:val="4"/>
        </w:numPr>
        <w:ind w:left="216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Portfolio Marketing to help build visual assets</w:t>
        </w:r>
      </w:ins>
    </w:p>
    <w:p w:rsidR="00000000" w:rsidDel="00000000" w:rsidP="00000000" w:rsidRDefault="00000000" w:rsidRPr="00000000" w14:paraId="000004BD">
      <w:pPr>
        <w:numPr>
          <w:ilvl w:val="0"/>
          <w:numId w:val="4"/>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SV Partners and SV Advisors: </w:t>
        </w:r>
        <w:r w:rsidDel="00000000" w:rsidR="00000000" w:rsidRPr="00000000">
          <w:rPr>
            <w:color w:val="212121"/>
            <w:sz w:val="24"/>
            <w:szCs w:val="24"/>
            <w:rtl w:val="0"/>
            <w:rPrChange w:author="Dalton Dahms-Shermer" w:id="12" w:date="2025-02-24T23:29:08Z">
              <w:rPr>
                <w:color w:val="212121"/>
                <w:sz w:val="24"/>
                <w:szCs w:val="24"/>
              </w:rPr>
            </w:rPrChange>
          </w:rPr>
          <w:t xml:space="preserve">Goal is to get initial buy-in and approval to include Logos in Transform announcements. Specifics on engagement requests, roles and commitments to follow post-Transform.</w:t>
        </w:r>
      </w:ins>
    </w:p>
    <w:p w:rsidR="00000000" w:rsidDel="00000000" w:rsidP="00000000" w:rsidRDefault="00000000" w:rsidRPr="00000000" w14:paraId="000004BE">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Email copy  – </w:t>
        </w:r>
        <w:r w:rsidDel="00000000" w:rsidR="00000000" w:rsidRPr="00000000">
          <w:fldChar w:fldCharType="begin"/>
        </w:r>
        <w:r w:rsidDel="00000000" w:rsidR="00000000" w:rsidRPr="00000000">
          <w:instrText xml:space="preserve">HYPERLINK "https://docs.google.com/document/d/1yk08bJxSnbDwuWMpTLTLG6t620Pq6uJVlVin-3tt8Fk/edit?usp=sharing"</w:instrText>
        </w:r>
        <w:r w:rsidDel="00000000" w:rsidR="00000000" w:rsidRPr="00000000">
          <w:fldChar w:fldCharType="separate"/>
        </w:r>
        <w:r w:rsidDel="00000000" w:rsidR="00000000" w:rsidRPr="00000000">
          <w:rPr>
            <w:color w:val="212121"/>
            <w:sz w:val="24"/>
            <w:szCs w:val="24"/>
            <w:rtl w:val="0"/>
            <w:rPrChange w:author="Dalton Dahms-Shermer" w:id="12" w:date="2025-02-24T23:29:08Z">
              <w:rPr>
                <w:color w:val="212121"/>
                <w:sz w:val="24"/>
                <w:szCs w:val="24"/>
              </w:rPr>
            </w:rPrChange>
          </w:rPr>
          <w:t xml:space="preserve">In draft</w:t>
        </w:r>
        <w:r w:rsidDel="00000000" w:rsidR="00000000" w:rsidRPr="00000000">
          <w:fldChar w:fldCharType="end"/>
        </w:r>
        <w:r w:rsidDel="00000000" w:rsidR="00000000" w:rsidRPr="00000000">
          <w:rPr>
            <w:color w:val="212121"/>
            <w:sz w:val="24"/>
            <w:szCs w:val="24"/>
            <w:rtl w:val="0"/>
            <w:rPrChange w:author="Dalton Dahms-Shermer" w:id="12" w:date="2025-02-24T23:29:08Z">
              <w:rPr>
                <w:color w:val="212121"/>
                <w:sz w:val="24"/>
                <w:szCs w:val="24"/>
              </w:rPr>
            </w:rPrChange>
          </w:rPr>
          <w:t xml:space="preserve"> – Robby prepping to send. </w:t>
        </w:r>
      </w:ins>
    </w:p>
    <w:p w:rsidR="00000000" w:rsidDel="00000000" w:rsidP="00000000" w:rsidRDefault="00000000" w:rsidRPr="00000000" w14:paraId="000004BF">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Email copy &amp; communications out to Sequoia Council target members</w:t>
        </w:r>
        <w:r w:rsidDel="00000000" w:rsidR="00000000" w:rsidRPr="00000000">
          <w:rPr>
            <w:color w:val="212121"/>
            <w:sz w:val="24"/>
            <w:szCs w:val="24"/>
            <w:rtl w:val="0"/>
            <w:rPrChange w:author="Dalton Dahms-Shermer" w:id="12" w:date="2025-02-24T23:29:08Z">
              <w:rPr>
                <w:color w:val="212121"/>
                <w:sz w:val="24"/>
                <w:szCs w:val="24"/>
              </w:rPr>
            </w:rPrChange>
          </w:rPr>
          <w:t xml:space="preserve"> – Emily to draft for Sequoia - Goal would be to communicate high-level on the accelerator program to individuals, then post-Transform follow on with details of recommended engagement specifics including roles, commitments, etc. </w:t>
        </w:r>
      </w:ins>
    </w:p>
    <w:p w:rsidR="00000000" w:rsidDel="00000000" w:rsidP="00000000" w:rsidRDefault="00000000" w:rsidRPr="00000000" w14:paraId="000004C0">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One-pagers– </w:t>
        </w:r>
        <w:r w:rsidDel="00000000" w:rsidR="00000000" w:rsidRPr="00000000">
          <w:rPr>
            <w:color w:val="212121"/>
            <w:sz w:val="24"/>
            <w:szCs w:val="24"/>
            <w:rtl w:val="0"/>
            <w:rPrChange w:author="Dalton Dahms-Shermer" w:id="12" w:date="2025-02-24T23:29:08Z">
              <w:rPr>
                <w:color w:val="212121"/>
                <w:sz w:val="24"/>
                <w:szCs w:val="24"/>
              </w:rPr>
            </w:rPrChange>
          </w:rPr>
          <w:t xml:space="preserve">Dalton building creative brief | Portfolio Marketing to help build</w:t>
        </w:r>
      </w:ins>
    </w:p>
    <w:p w:rsidR="00000000" w:rsidDel="00000000" w:rsidP="00000000" w:rsidRDefault="00000000" w:rsidRPr="00000000" w14:paraId="000004C1">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Slides for preview meetings - </w:t>
        </w:r>
        <w:r w:rsidDel="00000000" w:rsidR="00000000" w:rsidRPr="00000000">
          <w:rPr>
            <w:color w:val="212121"/>
            <w:sz w:val="24"/>
            <w:szCs w:val="24"/>
            <w:rtl w:val="0"/>
            <w:rPrChange w:author="Dalton Dahms-Shermer" w:id="12" w:date="2025-02-24T23:29:08Z">
              <w:rPr>
                <w:color w:val="212121"/>
                <w:sz w:val="24"/>
                <w:szCs w:val="24"/>
              </w:rPr>
            </w:rPrChange>
          </w:rPr>
          <w:t xml:space="preserve">Dalton building creative brief | Portfolio Marketing to help build</w:t>
        </w:r>
      </w:ins>
    </w:p>
    <w:p w:rsidR="00000000" w:rsidDel="00000000" w:rsidP="00000000" w:rsidRDefault="00000000" w:rsidRPr="00000000" w14:paraId="000004C2">
      <w:pPr>
        <w:numPr>
          <w:ilvl w:val="0"/>
          <w:numId w:val="4"/>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SV founder email copy (for MVP program selections) </w:t>
        </w:r>
      </w:ins>
    </w:p>
    <w:p w:rsidR="00000000" w:rsidDel="00000000" w:rsidP="00000000" w:rsidRDefault="00000000" w:rsidRPr="00000000" w14:paraId="000004C3">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Target friendly </w:t>
        </w:r>
        <w:r w:rsidDel="00000000" w:rsidR="00000000" w:rsidRPr="00000000">
          <w:rPr>
            <w:color w:val="212121"/>
            <w:sz w:val="24"/>
            <w:szCs w:val="24"/>
            <w:rtl w:val="0"/>
            <w:rPrChange w:author="Dalton Dahms-Shermer" w:id="12" w:date="2025-02-24T23:29:08Z">
              <w:rPr>
                <w:color w:val="212121"/>
                <w:sz w:val="24"/>
                <w:szCs w:val="24"/>
              </w:rPr>
            </w:rPrChange>
          </w:rPr>
          <w:t xml:space="preserve">– Dalton drafting</w:t>
        </w:r>
      </w:ins>
    </w:p>
    <w:p w:rsidR="00000000" w:rsidDel="00000000" w:rsidP="00000000" w:rsidRDefault="00000000" w:rsidRPr="00000000" w14:paraId="000004C4">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One- - </w:t>
        </w:r>
        <w:r w:rsidDel="00000000" w:rsidR="00000000" w:rsidRPr="00000000">
          <w:rPr>
            <w:color w:val="212121"/>
            <w:sz w:val="24"/>
            <w:szCs w:val="24"/>
            <w:rtl w:val="0"/>
            <w:rPrChange w:author="Dalton Dahms-Shermer" w:id="12" w:date="2025-02-24T23:29:08Z">
              <w:rPr>
                <w:color w:val="212121"/>
                <w:sz w:val="24"/>
                <w:szCs w:val="24"/>
              </w:rPr>
            </w:rPrChange>
          </w:rPr>
          <w:t xml:space="preserve">Dalton building creative brief | Portfolio Marketing to help build</w:t>
        </w:r>
      </w:ins>
    </w:p>
    <w:p w:rsidR="00000000" w:rsidDel="00000000" w:rsidP="00000000" w:rsidRDefault="00000000" w:rsidRPr="00000000" w14:paraId="000004C5">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Slides for meetings - </w:t>
        </w:r>
        <w:r w:rsidDel="00000000" w:rsidR="00000000" w:rsidRPr="00000000">
          <w:rPr>
            <w:color w:val="212121"/>
            <w:sz w:val="24"/>
            <w:szCs w:val="24"/>
            <w:rtl w:val="0"/>
            <w:rPrChange w:author="Dalton Dahms-Shermer" w:id="12" w:date="2025-02-24T23:29:08Z">
              <w:rPr>
                <w:color w:val="212121"/>
                <w:sz w:val="24"/>
                <w:szCs w:val="24"/>
              </w:rPr>
            </w:rPrChange>
          </w:rPr>
          <w:t xml:space="preserve">Dalton building creative brief | Portfolio Marketing to help build</w:t>
        </w:r>
      </w:ins>
    </w:p>
    <w:p w:rsidR="00000000" w:rsidDel="00000000" w:rsidP="00000000" w:rsidRDefault="00000000" w:rsidRPr="00000000" w14:paraId="000004C6">
      <w:pPr>
        <w:numPr>
          <w:ilvl w:val="0"/>
          <w:numId w:val="4"/>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SV Summit &amp; LP Conference session:</w:t>
        </w:r>
      </w:ins>
    </w:p>
    <w:p w:rsidR="00000000" w:rsidDel="00000000" w:rsidP="00000000" w:rsidRDefault="00000000" w:rsidRPr="00000000" w14:paraId="000004C7">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Agenda plans (strategy &amp; speakers) – </w:t>
        </w:r>
        <w:r w:rsidDel="00000000" w:rsidR="00000000" w:rsidRPr="00000000">
          <w:rPr>
            <w:color w:val="212121"/>
            <w:sz w:val="24"/>
            <w:szCs w:val="24"/>
            <w:rtl w:val="0"/>
            <w:rPrChange w:author="Dalton Dahms-Shermer" w:id="12" w:date="2025-02-24T23:29:08Z">
              <w:rPr>
                <w:color w:val="212121"/>
                <w:sz w:val="24"/>
                <w:szCs w:val="24"/>
              </w:rPr>
            </w:rPrChange>
          </w:rPr>
          <w:t xml:space="preserve">Erin &amp; Robby meeting on this today</w:t>
        </w:r>
      </w:ins>
    </w:p>
    <w:p w:rsidR="00000000" w:rsidDel="00000000" w:rsidP="00000000" w:rsidRDefault="00000000" w:rsidRPr="00000000" w14:paraId="000004C8">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Speaker outreach email copy – </w:t>
        </w:r>
        <w:r w:rsidDel="00000000" w:rsidR="00000000" w:rsidRPr="00000000">
          <w:rPr>
            <w:color w:val="212121"/>
            <w:sz w:val="24"/>
            <w:szCs w:val="24"/>
            <w:rtl w:val="0"/>
            <w:rPrChange w:author="Dalton Dahms-Shermer" w:id="12" w:date="2025-02-24T23:29:08Z">
              <w:rPr>
                <w:color w:val="212121"/>
                <w:sz w:val="24"/>
                <w:szCs w:val="24"/>
              </w:rPr>
            </w:rPrChange>
          </w:rPr>
          <w:t xml:space="preserve">Dalton to draft</w:t>
        </w:r>
      </w:ins>
    </w:p>
    <w:p w:rsidR="00000000" w:rsidDel="00000000" w:rsidP="00000000" w:rsidRDefault="00000000" w:rsidRPr="00000000" w14:paraId="000004C9">
      <w:pPr>
        <w:numPr>
          <w:ilvl w:val="1"/>
          <w:numId w:val="4"/>
        </w:numPr>
        <w:ind w:left="144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Content (slides) – </w:t>
        </w:r>
        <w:r w:rsidDel="00000000" w:rsidR="00000000" w:rsidRPr="00000000">
          <w:rPr>
            <w:color w:val="212121"/>
            <w:sz w:val="24"/>
            <w:szCs w:val="24"/>
            <w:rtl w:val="0"/>
            <w:rPrChange w:author="Dalton Dahms-Shermer" w:id="12" w:date="2025-02-24T23:29:08Z">
              <w:rPr>
                <w:color w:val="212121"/>
                <w:sz w:val="24"/>
                <w:szCs w:val="24"/>
              </w:rPr>
            </w:rPrChange>
          </w:rPr>
          <w:t xml:space="preserve">Dalton, Erin, &amp; Robby to build framework based on agenda | Portfolio Marketing team help requested to polish</w:t>
        </w:r>
      </w:ins>
    </w:p>
    <w:p w:rsidR="00000000" w:rsidDel="00000000" w:rsidP="00000000" w:rsidRDefault="00000000" w:rsidRPr="00000000" w14:paraId="000004CA">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CB">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Immediate Post-Transform items:</w:t>
        </w:r>
      </w:ins>
    </w:p>
    <w:p w:rsidR="00000000" w:rsidDel="00000000" w:rsidP="00000000" w:rsidRDefault="00000000" w:rsidRPr="00000000" w14:paraId="000004CC">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Legal – Founder, partner / advisor agreements </w:t>
        </w:r>
      </w:ins>
    </w:p>
    <w:p w:rsidR="00000000" w:rsidDel="00000000" w:rsidP="00000000" w:rsidRDefault="00000000" w:rsidRPr="00000000" w14:paraId="000004CD">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MVP founder selections &amp; confirmations for program participation</w:t>
        </w:r>
      </w:ins>
    </w:p>
    <w:p w:rsidR="00000000" w:rsidDel="00000000" w:rsidP="00000000" w:rsidRDefault="00000000" w:rsidRPr="00000000" w14:paraId="000004CE">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Council assignments</w:t>
        </w:r>
      </w:ins>
    </w:p>
    <w:p w:rsidR="00000000" w:rsidDel="00000000" w:rsidP="00000000" w:rsidRDefault="00000000" w:rsidRPr="00000000" w14:paraId="000004CF">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Program materials</w:t>
        </w:r>
      </w:ins>
    </w:p>
    <w:p w:rsidR="00000000" w:rsidDel="00000000" w:rsidP="00000000" w:rsidRDefault="00000000" w:rsidRPr="00000000" w14:paraId="000004D0">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Formal application selections scorecard &amp; committee</w:t>
        </w:r>
      </w:ins>
    </w:p>
    <w:p w:rsidR="00000000" w:rsidDel="00000000" w:rsidP="00000000" w:rsidRDefault="00000000" w:rsidRPr="00000000" w14:paraId="000004D1">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Additional marketing assets</w:t>
        </w:r>
      </w:ins>
    </w:p>
    <w:p w:rsidR="00000000" w:rsidDel="00000000" w:rsidP="00000000" w:rsidRDefault="00000000" w:rsidRPr="00000000" w14:paraId="000004D2">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Data architecture &amp; foundation | Canopy Build </w:t>
        </w:r>
      </w:ins>
    </w:p>
    <w:p w:rsidR="00000000" w:rsidDel="00000000" w:rsidP="00000000" w:rsidRDefault="00000000" w:rsidRPr="00000000" w14:paraId="000004D3">
      <w:pPr>
        <w:numPr>
          <w:ilvl w:val="0"/>
          <w:numId w:val="3"/>
        </w:numPr>
        <w:ind w:left="720" w:hanging="360"/>
        <w:rPr>
          <w:ins w:author="Dalton Dahms-Shermer" w:id="14" w:date="2025-02-26T17:50:05Z"/>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Program event planning</w:t>
        </w:r>
      </w:ins>
    </w:p>
    <w:p w:rsidR="00000000" w:rsidDel="00000000" w:rsidP="00000000" w:rsidRDefault="00000000" w:rsidRPr="00000000" w14:paraId="000004D4">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D5">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With this approach we can get by with actually very limited “back-end” build prior to Transform – See </w:t>
        </w:r>
        <w:r w:rsidDel="00000000" w:rsidR="00000000" w:rsidRPr="00000000">
          <w:rPr>
            <w:color w:val="212121"/>
            <w:sz w:val="24"/>
            <w:szCs w:val="24"/>
            <w:rtl w:val="0"/>
            <w:rPrChange w:author="Dalton Dahms-Shermer" w:id="12" w:date="2025-02-24T23:29:08Z">
              <w:rPr>
                <w:color w:val="212121"/>
                <w:sz w:val="24"/>
                <w:szCs w:val="24"/>
              </w:rPr>
            </w:rPrChange>
          </w:rPr>
          <w:t xml:space="preserve">**</w:t>
        </w:r>
        <w:r w:rsidDel="00000000" w:rsidR="00000000" w:rsidRPr="00000000">
          <w:rPr>
            <w:color w:val="212121"/>
            <w:sz w:val="24"/>
            <w:szCs w:val="24"/>
            <w:rtl w:val="0"/>
            <w:rPrChange w:author="Dalton Dahms-Shermer" w:id="12" w:date="2025-02-24T23:29:08Z">
              <w:rPr>
                <w:color w:val="212121"/>
                <w:sz w:val="24"/>
                <w:szCs w:val="24"/>
              </w:rPr>
            </w:rPrChange>
          </w:rPr>
          <w:t xml:space="preserve"> on application form, which we recommend going ahead with in Qualtrics, and the website landing page, that seems to be a marketing item. </w:t>
        </w:r>
      </w:ins>
    </w:p>
    <w:p w:rsidR="00000000" w:rsidDel="00000000" w:rsidP="00000000" w:rsidRDefault="00000000" w:rsidRPr="00000000" w14:paraId="000004D6">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D7">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While we’ll certainly want to do a robust data architecture and technical product build, hoping this allows us to get to launch smartly and with light lift on tech team in the short-term. </w:t>
        </w:r>
      </w:ins>
    </w:p>
    <w:p w:rsidR="00000000" w:rsidDel="00000000" w:rsidP="00000000" w:rsidRDefault="00000000" w:rsidRPr="00000000" w14:paraId="000004D8">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D9">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We’re going to review this with Franco this afternoon, and welcome any feedback, concerns or considerations. </w:t>
        </w:r>
      </w:ins>
    </w:p>
    <w:p w:rsidR="00000000" w:rsidDel="00000000" w:rsidP="00000000" w:rsidRDefault="00000000" w:rsidRPr="00000000" w14:paraId="000004DA">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DB">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Thank you!</w:t>
        </w:r>
      </w:ins>
    </w:p>
    <w:p w:rsidR="00000000" w:rsidDel="00000000" w:rsidP="00000000" w:rsidRDefault="00000000" w:rsidRPr="00000000" w14:paraId="000004DC">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Erin</w:t>
        </w:r>
      </w:ins>
    </w:p>
    <w:p w:rsidR="00000000" w:rsidDel="00000000" w:rsidP="00000000" w:rsidRDefault="00000000" w:rsidRPr="00000000" w14:paraId="000004DD">
      <w:pPr>
        <w:rPr>
          <w:ins w:author="Dalton Dahms-Shermer" w:id="14" w:date="2025-02-26T17:50:05Z"/>
          <w:color w:val="212121"/>
          <w:sz w:val="24"/>
          <w:szCs w:val="24"/>
          <w:rPrChange w:author="Dalton Dahms-Shermer" w:id="12" w:date="2025-02-24T23:29:08Z">
            <w:rPr>
              <w:color w:val="212121"/>
              <w:sz w:val="24"/>
              <w:szCs w:val="24"/>
            </w:rPr>
          </w:rPrChange>
        </w:rPr>
      </w:pPr>
      <w:ins w:author="Dalton Dahms-Shermer" w:id="14" w:date="2025-02-26T17:50:05Z">
        <w:r w:rsidDel="00000000" w:rsidR="00000000" w:rsidRPr="00000000">
          <w:rPr>
            <w:color w:val="212121"/>
            <w:sz w:val="24"/>
            <w:szCs w:val="24"/>
            <w:rtl w:val="0"/>
            <w:rPrChange w:author="Dalton Dahms-Shermer" w:id="12" w:date="2025-02-24T23:29:08Z">
              <w:rPr>
                <w:color w:val="212121"/>
                <w:sz w:val="24"/>
                <w:szCs w:val="24"/>
              </w:rPr>
            </w:rPrChange>
          </w:rPr>
          <w:t xml:space="preserve"> </w:t>
        </w:r>
      </w:ins>
    </w:p>
    <w:p w:rsidR="00000000" w:rsidDel="00000000" w:rsidP="00000000" w:rsidRDefault="00000000" w:rsidRPr="00000000" w14:paraId="000004DE">
      <w:pPr>
        <w:spacing w:before="240" w:lineRule="auto"/>
        <w:rPr>
          <w:color w:val="212121"/>
          <w:sz w:val="24"/>
          <w:szCs w:val="24"/>
          <w:rPrChange w:author="Dalton Dahms-Shermer" w:id="15" w:date="2025-02-26T17:50:05Z">
            <w:rPr>
              <w:b w:val="1"/>
              <w:color w:val="212121"/>
              <w:sz w:val="24"/>
              <w:szCs w:val="24"/>
            </w:rPr>
          </w:rPrChang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n M. Faverty" w:id="3" w:date="2025-04-02T23:52:08Z">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update</w:t>
      </w:r>
    </w:p>
  </w:comment>
  <w:comment w:author="Dalton Dahms-Shermer" w:id="2" w:date="2025-02-25T19:43:20Z">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 pro-rata rights" or just "rights"</w:t>
      </w:r>
    </w:p>
  </w:comment>
  <w:comment w:author="Dalton Dahms-Shermer" w:id="4" w:date="2025-02-25T00:50:18Z">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Interesting thought: Sliding terms for stage rounds</w:t>
      </w:r>
    </w:p>
  </w:comment>
  <w:comment w:author="Colin Tobias" w:id="0" w:date="2025-02-19T21:00:04Z">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want this to be $100?</w:t>
      </w:r>
    </w:p>
  </w:comment>
  <w:comment w:author="Colin Tobias" w:id="1" w:date="2025-02-19T21:00:39Z">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@erin@sempervirensvc.com @robby@sempervirensvc.com  what does PTP call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212121"/>
        <w:sz w:val="24"/>
        <w:szCs w:val="24"/>
        <w:u w:val="none"/>
      </w:rPr>
    </w:lvl>
    <w:lvl w:ilvl="1">
      <w:start w:val="1"/>
      <w:numFmt w:val="bullet"/>
      <w:lvlText w:val="○"/>
      <w:lvlJc w:val="left"/>
      <w:pPr>
        <w:ind w:left="1440" w:hanging="360"/>
      </w:pPr>
      <w:rPr>
        <w:color w:val="212121"/>
        <w:sz w:val="24"/>
        <w:szCs w:val="24"/>
        <w:u w:val="none"/>
      </w:rPr>
    </w:lvl>
    <w:lvl w:ilvl="2">
      <w:start w:val="1"/>
      <w:numFmt w:val="bullet"/>
      <w:lvlText w:val="■"/>
      <w:lvlJc w:val="left"/>
      <w:pPr>
        <w:ind w:left="2160" w:hanging="360"/>
      </w:pPr>
      <w:rPr>
        <w:color w:val="21212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docs.google.com/document/d/1C2IKLTBgFeOZOH5doJHsNCWjUYkOJgG54wBl-GqT36M/edit?tab=t.0" TargetMode="External"/><Relationship Id="rId10" Type="http://schemas.openxmlformats.org/officeDocument/2006/relationships/hyperlink" Target="https://docs.google.com/document/d/1F-8lhNHwgMBmVJQWokV5Z28B3WfNeV7mBYaor0rDvys/edit?tab=t.0" TargetMode="External"/><Relationship Id="rId21" Type="http://schemas.openxmlformats.org/officeDocument/2006/relationships/image" Target="media/image3.png"/><Relationship Id="rId13" Type="http://schemas.openxmlformats.org/officeDocument/2006/relationships/hyperlink" Target="https://docs.google.com/spreadsheets/d/1PcNsse2xcI-C253NZHmNVKrZesQ1rWwhNNH2mLLo18E/edit?gid=0#gid=0" TargetMode="External"/><Relationship Id="rId12" Type="http://schemas.openxmlformats.org/officeDocument/2006/relationships/hyperlink" Target="https://docs.google.com/spreadsheets/d/1PcNsse2xcI-C253NZHmNVKrZesQ1rWwhNNH2mLLo18E/edit?gid=0#gid=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equoiaconsulting.qualtrics.com/jfe/form/SV_7U1oIdhXORWco9E" TargetMode="External"/><Relationship Id="rId15" Type="http://schemas.openxmlformats.org/officeDocument/2006/relationships/hyperlink" Target="https://docs.google.com/document/d/1yk08bJxSnbDwuWMpTLTLG6t620Pq6uJVlVin-3tt8Fk/edit?usp=sharing" TargetMode="External"/><Relationship Id="rId14" Type="http://schemas.openxmlformats.org/officeDocument/2006/relationships/hyperlink" Target="https://app.asana.com/0/1209419031952123/1209425677789611" TargetMode="External"/><Relationship Id="rId17" Type="http://schemas.openxmlformats.org/officeDocument/2006/relationships/hyperlink" Target="https://docs.google.com/document/d/1yk08bJxSnbDwuWMpTLTLG6t620Pq6uJVlVin-3tt8Fk/edit?usp=sharing" TargetMode="External"/><Relationship Id="rId16" Type="http://schemas.openxmlformats.org/officeDocument/2006/relationships/hyperlink" Target="https://docs.google.com/document/d/10zLeXMohYlEkom-vmM82OivYhBmxGA61LAFFW3TPCJ4/edit?usp=sharing" TargetMode="External"/><Relationship Id="rId5" Type="http://schemas.openxmlformats.org/officeDocument/2006/relationships/numbering" Target="numbering.xml"/><Relationship Id="rId19" Type="http://schemas.openxmlformats.org/officeDocument/2006/relationships/image" Target="media/image4.png"/><Relationship Id="rId6" Type="http://schemas.openxmlformats.org/officeDocument/2006/relationships/styles" Target="styles.xml"/><Relationship Id="rId18" Type="http://schemas.openxmlformats.org/officeDocument/2006/relationships/hyperlink" Target="https://sempervirensvc.sharepoint.com/:p:/r/sites/OutsideAdvisors/_layouts/15/Doc.aspx?sourcedoc=%7B9815BEA2-E9C1-42FD-BACF-9A8CBF741A7D%7D&amp;file=Accelerator%20Knowledge%20Capture.pptx&amp;action=edit&amp;mobileredirect=true" TargetMode="External"/><Relationship Id="rId7" Type="http://schemas.openxmlformats.org/officeDocument/2006/relationships/image" Target="media/image1.png"/><Relationship Id="rId8" Type="http://schemas.openxmlformats.org/officeDocument/2006/relationships/hyperlink" Target="https://docs.google.com/document/d/1pX21UH_vc_twbuXUTHdOl7UssQ7CV50tK04zOrowMZ4/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